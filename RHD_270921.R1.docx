
<file path=[Content_Types].xml><?xml version="1.0" encoding="utf-8"?>
<Types xmlns="http://schemas.openxmlformats.org/package/2006/content-types">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BABD8" w14:textId="2C626962" w:rsidR="00EE6D33" w:rsidRDefault="00797342" w:rsidP="004458F6">
      <w:pPr>
        <w:spacing w:line="480" w:lineRule="auto"/>
        <w:jc w:val="both"/>
        <w:rPr>
          <w:b/>
        </w:rPr>
      </w:pPr>
      <w:r>
        <w:rPr>
          <w:b/>
        </w:rPr>
        <w:t>Data independent acquisition mass spectrometry</w:t>
      </w:r>
      <w:r w:rsidR="00846252">
        <w:rPr>
          <w:b/>
        </w:rPr>
        <w:t xml:space="preserve"> in severe Rheumatic Heart Disease</w:t>
      </w:r>
      <w:r w:rsidR="00647737">
        <w:rPr>
          <w:b/>
        </w:rPr>
        <w:t xml:space="preserve"> (RHD)</w:t>
      </w:r>
      <w:r>
        <w:rPr>
          <w:b/>
        </w:rPr>
        <w:t xml:space="preserve"> identifies a proteomic signature </w:t>
      </w:r>
      <w:r w:rsidR="003852BB">
        <w:rPr>
          <w:b/>
        </w:rPr>
        <w:t xml:space="preserve">showing ongoing inflammation and </w:t>
      </w:r>
      <w:r w:rsidR="00CF48C3">
        <w:rPr>
          <w:b/>
        </w:rPr>
        <w:t xml:space="preserve">effectively classifying </w:t>
      </w:r>
      <w:r w:rsidR="00647737">
        <w:rPr>
          <w:b/>
        </w:rPr>
        <w:t>RHD cases</w:t>
      </w:r>
      <w:r w:rsidR="00846252">
        <w:rPr>
          <w:b/>
        </w:rPr>
        <w:t>.</w:t>
      </w:r>
    </w:p>
    <w:p w14:paraId="6419CFFC" w14:textId="77777777" w:rsidR="00EE6D33" w:rsidRDefault="00EE6D33" w:rsidP="004458F6">
      <w:pPr>
        <w:spacing w:line="480" w:lineRule="auto"/>
        <w:jc w:val="both"/>
        <w:rPr>
          <w:b/>
        </w:rPr>
      </w:pPr>
    </w:p>
    <w:p w14:paraId="421D6356" w14:textId="78CF3F62" w:rsidR="00284D1A" w:rsidRDefault="00284D1A" w:rsidP="004458F6">
      <w:pPr>
        <w:spacing w:line="480" w:lineRule="auto"/>
      </w:pPr>
      <w:r>
        <w:t xml:space="preserve">M </w:t>
      </w:r>
      <w:r w:rsidRPr="00D05D0E">
        <w:t>Ta</w:t>
      </w:r>
      <w:r>
        <w:t>ariq Salie</w:t>
      </w:r>
      <w:r w:rsidR="009162EE" w:rsidRPr="00F0449A">
        <w:rPr>
          <w:vertAlign w:val="superscript"/>
        </w:rPr>
        <w:t>1</w:t>
      </w:r>
      <w:r>
        <w:rPr>
          <w:vertAlign w:val="superscript"/>
        </w:rPr>
        <w:t>$</w:t>
      </w:r>
      <w:r w:rsidRPr="00D05D0E">
        <w:t xml:space="preserve">, </w:t>
      </w:r>
      <w:r>
        <w:t>Jing Yang</w:t>
      </w:r>
      <w:r w:rsidR="009162EE" w:rsidRPr="00F0449A">
        <w:rPr>
          <w:vertAlign w:val="superscript"/>
        </w:rPr>
        <w:t>2</w:t>
      </w:r>
      <w:r>
        <w:rPr>
          <w:vertAlign w:val="superscript"/>
        </w:rPr>
        <w:t>$</w:t>
      </w:r>
      <w:r>
        <w:t xml:space="preserve">,  Carlos R </w:t>
      </w:r>
      <w:r w:rsidR="002C55EE">
        <w:t xml:space="preserve">Ramírez </w:t>
      </w:r>
      <w:r>
        <w:t>Medina</w:t>
      </w:r>
      <w:r w:rsidR="009162EE" w:rsidRPr="00F0449A">
        <w:rPr>
          <w:vertAlign w:val="superscript"/>
        </w:rPr>
        <w:t>3</w:t>
      </w:r>
      <w:r>
        <w:t>, Liesl J Zühlke</w:t>
      </w:r>
      <w:r w:rsidR="009162EE" w:rsidRPr="00F0449A">
        <w:rPr>
          <w:vertAlign w:val="superscript"/>
        </w:rPr>
        <w:t>1,4</w:t>
      </w:r>
      <w:r w:rsidR="009162EE" w:rsidDel="009162EE">
        <w:rPr>
          <w:rStyle w:val="FootnoteReference"/>
        </w:rPr>
        <w:t xml:space="preserve"> </w:t>
      </w:r>
      <w:r>
        <w:t xml:space="preserve">, </w:t>
      </w:r>
      <w:proofErr w:type="spellStart"/>
      <w:r w:rsidRPr="00D05D0E">
        <w:t>Chishala</w:t>
      </w:r>
      <w:proofErr w:type="spellEnd"/>
      <w:r w:rsidRPr="00D05D0E">
        <w:t xml:space="preserve"> Chishal</w:t>
      </w:r>
      <w:r w:rsidR="009162EE">
        <w:t>a</w:t>
      </w:r>
      <w:r w:rsidR="009162EE" w:rsidRPr="00F0449A">
        <w:rPr>
          <w:vertAlign w:val="superscript"/>
        </w:rPr>
        <w:t>1</w:t>
      </w:r>
      <w:r w:rsidRPr="00D05D0E">
        <w:t xml:space="preserve">, </w:t>
      </w:r>
      <w:proofErr w:type="spellStart"/>
      <w:r w:rsidR="00A87FC7" w:rsidRPr="00206D22">
        <w:t>Mpiko</w:t>
      </w:r>
      <w:proofErr w:type="spellEnd"/>
      <w:r w:rsidR="00A87FC7" w:rsidRPr="00206D22">
        <w:t xml:space="preserve"> Ntsekh</w:t>
      </w:r>
      <w:r w:rsidR="009162EE">
        <w:t>e</w:t>
      </w:r>
      <w:r w:rsidR="009162EE" w:rsidRPr="00F0449A">
        <w:rPr>
          <w:vertAlign w:val="superscript"/>
        </w:rPr>
        <w:t>1</w:t>
      </w:r>
      <w:r w:rsidR="00A87FC7">
        <w:t>, Bernard Gitura</w:t>
      </w:r>
      <w:r w:rsidR="00343515" w:rsidRPr="00F0449A">
        <w:rPr>
          <w:vertAlign w:val="superscript"/>
        </w:rPr>
        <w:t>5</w:t>
      </w:r>
      <w:r w:rsidR="00A87FC7">
        <w:t xml:space="preserve">, </w:t>
      </w:r>
      <w:r w:rsidR="00A87FC7" w:rsidRPr="00206D22">
        <w:t>Steve Ogendo</w:t>
      </w:r>
      <w:r w:rsidR="00343515" w:rsidRPr="00F0449A">
        <w:rPr>
          <w:vertAlign w:val="superscript"/>
        </w:rPr>
        <w:t>5</w:t>
      </w:r>
      <w:r w:rsidR="00A87FC7">
        <w:t>,</w:t>
      </w:r>
      <w:r w:rsidR="00A87FC7" w:rsidRPr="00206D22">
        <w:t xml:space="preserve"> </w:t>
      </w:r>
      <w:r w:rsidR="00A87FC7">
        <w:t>Emmy Okello</w:t>
      </w:r>
      <w:r w:rsidR="00343515" w:rsidRPr="00F0449A">
        <w:rPr>
          <w:vertAlign w:val="superscript"/>
        </w:rPr>
        <w:t>6</w:t>
      </w:r>
      <w:r w:rsidR="00A87FC7" w:rsidRPr="00206D22">
        <w:t>,</w:t>
      </w:r>
      <w:r w:rsidR="00A87FC7">
        <w:t xml:space="preserve"> Peter Lwabi</w:t>
      </w:r>
      <w:r w:rsidR="00343515" w:rsidRPr="00F0449A">
        <w:rPr>
          <w:vertAlign w:val="superscript"/>
        </w:rPr>
        <w:t>6</w:t>
      </w:r>
      <w:r w:rsidR="00A87FC7">
        <w:t xml:space="preserve">, </w:t>
      </w:r>
      <w:r w:rsidR="00A87FC7" w:rsidRPr="00206D22">
        <w:t>John Musuku</w:t>
      </w:r>
      <w:r w:rsidR="00343515" w:rsidRPr="00F0449A">
        <w:rPr>
          <w:vertAlign w:val="superscript"/>
        </w:rPr>
        <w:t>7</w:t>
      </w:r>
      <w:r w:rsidR="00A87FC7" w:rsidRPr="00206D22">
        <w:t>,</w:t>
      </w:r>
      <w:r w:rsidR="00A87FC7">
        <w:t xml:space="preserve"> </w:t>
      </w:r>
      <w:r w:rsidR="00B726DD">
        <w:t>Agnes Mtaja</w:t>
      </w:r>
      <w:r w:rsidR="00343515" w:rsidRPr="00F0449A">
        <w:rPr>
          <w:vertAlign w:val="superscript"/>
        </w:rPr>
        <w:t>7</w:t>
      </w:r>
      <w:r w:rsidR="00B726DD">
        <w:t xml:space="preserve">, </w:t>
      </w:r>
      <w:r w:rsidR="00A87FC7" w:rsidRPr="00206D22">
        <w:t>Christopher Hugo-Hamman</w:t>
      </w:r>
      <w:r w:rsidR="00343515" w:rsidRPr="00F0449A">
        <w:rPr>
          <w:vertAlign w:val="superscript"/>
        </w:rPr>
        <w:t>8</w:t>
      </w:r>
      <w:r w:rsidR="00A87FC7">
        <w:t>,</w:t>
      </w:r>
      <w:r w:rsidR="00A87FC7" w:rsidRPr="00206D22">
        <w:t xml:space="preserve"> Ahmed El-Sayed</w:t>
      </w:r>
      <w:r w:rsidR="00343515" w:rsidRPr="00F0449A">
        <w:rPr>
          <w:vertAlign w:val="superscript"/>
        </w:rPr>
        <w:t>9</w:t>
      </w:r>
      <w:r w:rsidR="00A87FC7">
        <w:t xml:space="preserve">, </w:t>
      </w:r>
      <w:proofErr w:type="spellStart"/>
      <w:r>
        <w:t>Albertino</w:t>
      </w:r>
      <w:proofErr w:type="spellEnd"/>
      <w:r>
        <w:t xml:space="preserve"> Damasceno</w:t>
      </w:r>
      <w:r w:rsidR="00343515" w:rsidRPr="00F0449A">
        <w:rPr>
          <w:vertAlign w:val="superscript"/>
        </w:rPr>
        <w:t>10</w:t>
      </w:r>
      <w:r>
        <w:t xml:space="preserve">, </w:t>
      </w:r>
      <w:r w:rsidRPr="00206D22">
        <w:t>Ana Mocumbi</w:t>
      </w:r>
      <w:r w:rsidR="00343515" w:rsidRPr="00F0449A">
        <w:rPr>
          <w:vertAlign w:val="superscript"/>
        </w:rPr>
        <w:t>11</w:t>
      </w:r>
      <w:r w:rsidRPr="00206D22">
        <w:t>,</w:t>
      </w:r>
      <w:r w:rsidRPr="00B01068">
        <w:t xml:space="preserve"> </w:t>
      </w:r>
      <w:r w:rsidR="00A87FC7" w:rsidRPr="00206D22">
        <w:t>Fidelia Bode-Thomas</w:t>
      </w:r>
      <w:r w:rsidR="00343515" w:rsidRPr="00F0449A">
        <w:rPr>
          <w:vertAlign w:val="superscript"/>
        </w:rPr>
        <w:t>12</w:t>
      </w:r>
      <w:r>
        <w:t>,</w:t>
      </w:r>
      <w:r w:rsidRPr="00206D22">
        <w:t xml:space="preserve"> </w:t>
      </w:r>
      <w:r w:rsidR="00742EE1">
        <w:t>Christopher Yilgwan</w:t>
      </w:r>
      <w:r w:rsidR="00742EE1" w:rsidRPr="00F25E22">
        <w:rPr>
          <w:vertAlign w:val="superscript"/>
        </w:rPr>
        <w:t>12</w:t>
      </w:r>
      <w:r w:rsidR="00742EE1">
        <w:t>, Ganiyu Amusa</w:t>
      </w:r>
      <w:r w:rsidR="00742EE1" w:rsidRPr="00F25E22">
        <w:rPr>
          <w:vertAlign w:val="superscript"/>
        </w:rPr>
        <w:t>12</w:t>
      </w:r>
      <w:r w:rsidR="00742EE1">
        <w:t xml:space="preserve">, </w:t>
      </w:r>
      <w:proofErr w:type="spellStart"/>
      <w:r w:rsidR="00742EE1">
        <w:t>Esin</w:t>
      </w:r>
      <w:proofErr w:type="spellEnd"/>
      <w:r w:rsidR="00742EE1">
        <w:t xml:space="preserve"> Nkereuwem</w:t>
      </w:r>
      <w:r w:rsidR="00742EE1" w:rsidRPr="00F25E22">
        <w:rPr>
          <w:vertAlign w:val="superscript"/>
        </w:rPr>
        <w:t>12</w:t>
      </w:r>
      <w:r w:rsidR="00742EE1">
        <w:t xml:space="preserve">, </w:t>
      </w:r>
      <w:proofErr w:type="spellStart"/>
      <w:r w:rsidR="00A87FC7" w:rsidRPr="00D05D0E">
        <w:t>Gasnat</w:t>
      </w:r>
      <w:proofErr w:type="spellEnd"/>
      <w:r w:rsidR="00A87FC7" w:rsidRPr="00D05D0E">
        <w:t xml:space="preserve"> Shaboodien</w:t>
      </w:r>
      <w:r w:rsidR="00343515" w:rsidRPr="00F0449A">
        <w:rPr>
          <w:vertAlign w:val="superscript"/>
        </w:rPr>
        <w:t>1,13</w:t>
      </w:r>
      <w:r w:rsidR="00A87FC7">
        <w:rPr>
          <w:vertAlign w:val="superscript"/>
        </w:rPr>
        <w:t xml:space="preserve"> </w:t>
      </w:r>
      <w:r w:rsidRPr="00284D1A">
        <w:t>Rachael Da Silva</w:t>
      </w:r>
      <w:r w:rsidR="00343515" w:rsidRPr="00F0449A">
        <w:rPr>
          <w:vertAlign w:val="superscript"/>
        </w:rPr>
        <w:t>3</w:t>
      </w:r>
      <w:r w:rsidRPr="00284D1A">
        <w:t>, Dav</w:t>
      </w:r>
      <w:r>
        <w:t>id Lee</w:t>
      </w:r>
      <w:r w:rsidR="00343515" w:rsidRPr="00F0449A">
        <w:rPr>
          <w:vertAlign w:val="superscript"/>
        </w:rPr>
        <w:t>3</w:t>
      </w:r>
      <w:r>
        <w:t>, Simon Frain</w:t>
      </w:r>
      <w:r w:rsidR="009162EE" w:rsidRPr="00F0449A">
        <w:rPr>
          <w:vertAlign w:val="superscript"/>
        </w:rPr>
        <w:t>2</w:t>
      </w:r>
      <w:r>
        <w:t>, Nophar Geifman</w:t>
      </w:r>
      <w:r w:rsidR="00343515" w:rsidRPr="00F0449A">
        <w:rPr>
          <w:vertAlign w:val="superscript"/>
        </w:rPr>
        <w:t>3,1</w:t>
      </w:r>
      <w:r w:rsidR="00FE5C10" w:rsidRPr="00F0449A">
        <w:rPr>
          <w:vertAlign w:val="superscript"/>
        </w:rPr>
        <w:t>4</w:t>
      </w:r>
      <w:r>
        <w:t>, Anthony</w:t>
      </w:r>
      <w:r w:rsidR="00661887">
        <w:t xml:space="preserve"> D</w:t>
      </w:r>
      <w:r>
        <w:t xml:space="preserve"> Whetton</w:t>
      </w:r>
      <w:r w:rsidR="009162EE" w:rsidRPr="00F0449A">
        <w:rPr>
          <w:vertAlign w:val="superscript"/>
        </w:rPr>
        <w:t>3</w:t>
      </w:r>
      <w:r>
        <w:t>,</w:t>
      </w:r>
      <w:r w:rsidRPr="00D05D0E">
        <w:t xml:space="preserve"> Bernard Keavney</w:t>
      </w:r>
      <w:r w:rsidR="00343515" w:rsidRPr="00F0449A">
        <w:rPr>
          <w:vertAlign w:val="superscript"/>
        </w:rPr>
        <w:t>2,1</w:t>
      </w:r>
      <w:r w:rsidR="00FE5C10" w:rsidRPr="00F0449A">
        <w:rPr>
          <w:vertAlign w:val="superscript"/>
        </w:rPr>
        <w:t>5</w:t>
      </w:r>
      <w:r w:rsidR="005975DE">
        <w:rPr>
          <w:vertAlign w:val="superscript"/>
        </w:rPr>
        <w:t>§</w:t>
      </w:r>
      <w:r>
        <w:t xml:space="preserve">, </w:t>
      </w:r>
      <w:r w:rsidRPr="00D05D0E">
        <w:t xml:space="preserve">Mark </w:t>
      </w:r>
      <w:r>
        <w:t xml:space="preserve">E </w:t>
      </w:r>
      <w:r w:rsidRPr="00D05D0E">
        <w:t>Engel</w:t>
      </w:r>
      <w:r w:rsidR="009162EE">
        <w:t>1</w:t>
      </w:r>
      <w:r w:rsidR="005975DE">
        <w:rPr>
          <w:vertAlign w:val="superscript"/>
        </w:rPr>
        <w:t>§</w:t>
      </w:r>
      <w:r w:rsidRPr="003B67E4">
        <w:rPr>
          <w:vertAlign w:val="superscript"/>
        </w:rPr>
        <w:t>**</w:t>
      </w:r>
      <w:r w:rsidRPr="00D40054">
        <w:rPr>
          <w:b/>
          <w:bCs/>
          <w:vertAlign w:val="superscript"/>
        </w:rPr>
        <w:t xml:space="preserve"> </w:t>
      </w:r>
      <w:r w:rsidRPr="00D05D0E">
        <w:t>&amp;</w:t>
      </w:r>
      <w:r w:rsidR="004458F6">
        <w:t xml:space="preserve"> </w:t>
      </w:r>
      <w:r w:rsidRPr="00D05D0E">
        <w:t xml:space="preserve"> </w:t>
      </w:r>
      <w:r>
        <w:t xml:space="preserve">the </w:t>
      </w:r>
      <w:proofErr w:type="spellStart"/>
      <w:r w:rsidRPr="00D05D0E">
        <w:t>RHDGen</w:t>
      </w:r>
      <w:proofErr w:type="spellEnd"/>
      <w:r w:rsidRPr="00D05D0E">
        <w:t xml:space="preserve"> Network Consortium</w:t>
      </w:r>
      <w:r w:rsidR="00CC6746" w:rsidRPr="00CC6746">
        <w:rPr>
          <w:vertAlign w:val="superscript"/>
        </w:rPr>
        <w:t>£</w:t>
      </w:r>
      <w:r w:rsidR="00EE6D33">
        <w:rPr>
          <w:vertAlign w:val="superscript"/>
        </w:rPr>
        <w:t>^</w:t>
      </w:r>
      <w:r w:rsidR="004458F6">
        <w:t>.</w:t>
      </w:r>
    </w:p>
    <w:p w14:paraId="25F29F63" w14:textId="42CC4224" w:rsidR="009162EE" w:rsidRDefault="009162EE" w:rsidP="004458F6">
      <w:pPr>
        <w:spacing w:line="480" w:lineRule="auto"/>
      </w:pPr>
    </w:p>
    <w:p w14:paraId="7D2A495A" w14:textId="77777777" w:rsidR="009162EE" w:rsidRDefault="009162EE" w:rsidP="009162EE">
      <w:pPr>
        <w:spacing w:line="480" w:lineRule="auto"/>
      </w:pPr>
      <w:r>
        <w:t xml:space="preserve">Blood samples were collected and processed at </w:t>
      </w:r>
      <w:r w:rsidRPr="00D05D0E">
        <w:t>University of Cape Town &amp; Groote Schuur Hospital, Cape Town, South Africa</w:t>
      </w:r>
      <w:r>
        <w:t>. SWATH-MS protein quantification was carried out at Stoller Biomarker Discovery Institute, The University of Manchester, UK. Data was analysed by University of Cape Town and The University of Manchester.</w:t>
      </w:r>
    </w:p>
    <w:p w14:paraId="31123E3D" w14:textId="77777777" w:rsidR="009162EE" w:rsidRDefault="009162EE" w:rsidP="004458F6">
      <w:pPr>
        <w:spacing w:line="480" w:lineRule="auto"/>
      </w:pPr>
    </w:p>
    <w:p w14:paraId="01D0E827" w14:textId="77777777" w:rsidR="00BD6AB2" w:rsidRPr="003B67E4" w:rsidRDefault="00BD6AB2" w:rsidP="00BD6AB2">
      <w:pPr>
        <w:spacing w:after="160" w:line="480" w:lineRule="auto"/>
      </w:pPr>
      <w:proofErr w:type="gramStart"/>
      <w:r w:rsidRPr="003B67E4">
        <w:rPr>
          <w:vertAlign w:val="superscript"/>
        </w:rPr>
        <w:t>$</w:t>
      </w:r>
      <w:r>
        <w:rPr>
          <w:vertAlign w:val="superscript"/>
        </w:rPr>
        <w:t xml:space="preserve">  </w:t>
      </w:r>
      <w:r w:rsidRPr="003B67E4">
        <w:t>Equal</w:t>
      </w:r>
      <w:proofErr w:type="gramEnd"/>
      <w:r w:rsidRPr="003B67E4">
        <w:t xml:space="preserve"> contribution </w:t>
      </w:r>
    </w:p>
    <w:p w14:paraId="4666CC87" w14:textId="77777777" w:rsidR="00BD6AB2" w:rsidRDefault="00BD6AB2" w:rsidP="00BD6AB2">
      <w:pPr>
        <w:spacing w:after="160" w:line="480" w:lineRule="auto"/>
        <w:rPr>
          <w:vertAlign w:val="superscript"/>
        </w:rPr>
      </w:pPr>
      <w:proofErr w:type="gramStart"/>
      <w:r>
        <w:rPr>
          <w:vertAlign w:val="superscript"/>
        </w:rPr>
        <w:t xml:space="preserve">§  </w:t>
      </w:r>
      <w:r w:rsidRPr="003B67E4">
        <w:t>Equal</w:t>
      </w:r>
      <w:proofErr w:type="gramEnd"/>
      <w:r w:rsidRPr="003B67E4">
        <w:t xml:space="preserve"> </w:t>
      </w:r>
      <w:r>
        <w:t>senior authorship</w:t>
      </w:r>
      <w:r>
        <w:rPr>
          <w:vertAlign w:val="superscript"/>
        </w:rPr>
        <w:t xml:space="preserve"> </w:t>
      </w:r>
    </w:p>
    <w:p w14:paraId="70C11EE6" w14:textId="557E7209" w:rsidR="00BD6AB2" w:rsidRDefault="00BD6AB2" w:rsidP="00BD6AB2">
      <w:pPr>
        <w:spacing w:line="480" w:lineRule="auto"/>
      </w:pPr>
      <w:r w:rsidRPr="00CC6746">
        <w:rPr>
          <w:vertAlign w:val="superscript"/>
        </w:rPr>
        <w:t xml:space="preserve">£ </w:t>
      </w:r>
      <w:r>
        <w:t xml:space="preserve">In </w:t>
      </w:r>
      <w:r w:rsidRPr="00CC6746">
        <w:t xml:space="preserve">memory of Bongani M </w:t>
      </w:r>
      <w:proofErr w:type="spellStart"/>
      <w:r w:rsidRPr="00CC6746">
        <w:t>Mayosi</w:t>
      </w:r>
      <w:proofErr w:type="spellEnd"/>
      <w:r w:rsidRPr="00CC6746">
        <w:t>, MD DPhil1</w:t>
      </w:r>
    </w:p>
    <w:p w14:paraId="3BCB55D1" w14:textId="77777777" w:rsidR="00BD6AB2" w:rsidRPr="009622DA" w:rsidRDefault="00BD6AB2" w:rsidP="00BD6AB2">
      <w:pPr>
        <w:spacing w:after="160" w:line="480" w:lineRule="auto"/>
      </w:pPr>
      <w:proofErr w:type="gramStart"/>
      <w:r>
        <w:rPr>
          <w:vertAlign w:val="superscript"/>
        </w:rPr>
        <w:t xml:space="preserve">^  </w:t>
      </w:r>
      <w:proofErr w:type="spellStart"/>
      <w:r>
        <w:t>RHDGen</w:t>
      </w:r>
      <w:proofErr w:type="spellEnd"/>
      <w:proofErr w:type="gramEnd"/>
      <w:r>
        <w:t xml:space="preserve"> Network Consortium members listed at end of paper.</w:t>
      </w:r>
    </w:p>
    <w:p w14:paraId="02A7FAF0" w14:textId="0B56F492" w:rsidR="00BD6AB2" w:rsidRDefault="00BD6AB2" w:rsidP="00BD6AB2">
      <w:pPr>
        <w:spacing w:after="160" w:line="480" w:lineRule="auto"/>
      </w:pPr>
      <w:r>
        <w:rPr>
          <w:vertAlign w:val="superscript"/>
        </w:rPr>
        <w:t xml:space="preserve">** </w:t>
      </w:r>
      <w:r w:rsidRPr="003B67E4">
        <w:t>Corresponding author</w:t>
      </w:r>
      <w:r>
        <w:t xml:space="preserve">. Tel: </w:t>
      </w:r>
      <w:r w:rsidR="003F42AF" w:rsidRPr="003F42AF">
        <w:t>+27 21 40</w:t>
      </w:r>
      <w:r w:rsidR="004E02DB">
        <w:t>6</w:t>
      </w:r>
      <w:r w:rsidR="003F42AF" w:rsidRPr="003F42AF">
        <w:t xml:space="preserve"> </w:t>
      </w:r>
      <w:proofErr w:type="gramStart"/>
      <w:r w:rsidR="003F42AF" w:rsidRPr="003F42AF">
        <w:t>6</w:t>
      </w:r>
      <w:r w:rsidR="004E02DB">
        <w:t>200</w:t>
      </w:r>
      <w:r w:rsidR="003F42AF" w:rsidRPr="003F42AF">
        <w:t xml:space="preserve">  </w:t>
      </w:r>
      <w:r>
        <w:t>Fax</w:t>
      </w:r>
      <w:proofErr w:type="gramEnd"/>
      <w:r>
        <w:t xml:space="preserve">:                 Email: Mark.Engel@uct.ac.za </w:t>
      </w:r>
    </w:p>
    <w:p w14:paraId="45316D11" w14:textId="77777777" w:rsidR="00BD6AB2" w:rsidRDefault="00BD6AB2" w:rsidP="004458F6">
      <w:pPr>
        <w:spacing w:line="480" w:lineRule="auto"/>
      </w:pPr>
    </w:p>
    <w:p w14:paraId="70ACA583" w14:textId="57FE467C" w:rsidR="009622DA" w:rsidRDefault="009622DA" w:rsidP="004458F6">
      <w:pPr>
        <w:spacing w:line="480" w:lineRule="auto"/>
      </w:pPr>
    </w:p>
    <w:p w14:paraId="6AF7CE07" w14:textId="4A668573" w:rsidR="007D3650" w:rsidRDefault="007D3650" w:rsidP="004458F6">
      <w:pPr>
        <w:spacing w:line="480" w:lineRule="auto"/>
        <w:jc w:val="both"/>
        <w:rPr>
          <w:b/>
        </w:rPr>
      </w:pPr>
      <w:r>
        <w:rPr>
          <w:b/>
        </w:rPr>
        <w:lastRenderedPageBreak/>
        <w:t>Abstract:</w:t>
      </w:r>
    </w:p>
    <w:p w14:paraId="5FD10DCC" w14:textId="1CE64AC2" w:rsidR="005C54BA" w:rsidRDefault="005E339B" w:rsidP="000A35D5">
      <w:pPr>
        <w:pStyle w:val="PlainText"/>
        <w:spacing w:line="480" w:lineRule="auto"/>
        <w:rPr>
          <w:rFonts w:ascii="Times New Roman" w:hAnsi="Times New Roman"/>
          <w:sz w:val="24"/>
          <w:szCs w:val="24"/>
        </w:rPr>
      </w:pPr>
      <w:r>
        <w:rPr>
          <w:rFonts w:ascii="Times New Roman" w:hAnsi="Times New Roman"/>
          <w:sz w:val="24"/>
          <w:szCs w:val="24"/>
        </w:rPr>
        <w:t>Background</w:t>
      </w:r>
    </w:p>
    <w:p w14:paraId="1B067F60" w14:textId="2CAF4E3D" w:rsidR="000A35D5" w:rsidRDefault="000A35D5" w:rsidP="00F25E22">
      <w:pPr>
        <w:pStyle w:val="PlainText"/>
        <w:spacing w:line="480" w:lineRule="auto"/>
        <w:jc w:val="both"/>
        <w:rPr>
          <w:rFonts w:ascii="Times New Roman" w:hAnsi="Times New Roman"/>
          <w:sz w:val="24"/>
          <w:szCs w:val="24"/>
        </w:rPr>
      </w:pPr>
      <w:r>
        <w:rPr>
          <w:rFonts w:ascii="Times New Roman" w:hAnsi="Times New Roman"/>
          <w:sz w:val="24"/>
          <w:szCs w:val="24"/>
        </w:rPr>
        <w:t>Rheumatic heart disease (RHD) remains a major source of morbidity and mortality in developing countries. A deeper insight into the pathogenetic mechanisms underlying RHD could provide opportunities for drug repurposing, guide recommendations for secondary penicillin prophylaxis, and/or inform development of near-patient diagnostics.</w:t>
      </w:r>
    </w:p>
    <w:p w14:paraId="5C593354" w14:textId="77777777" w:rsidR="005C54BA" w:rsidRDefault="005C54BA" w:rsidP="000A35D5">
      <w:pPr>
        <w:pStyle w:val="PlainText"/>
        <w:spacing w:line="480" w:lineRule="auto"/>
        <w:rPr>
          <w:rFonts w:ascii="Times New Roman" w:hAnsi="Times New Roman"/>
          <w:sz w:val="24"/>
          <w:szCs w:val="24"/>
          <w:lang w:eastAsia="en-US"/>
        </w:rPr>
      </w:pPr>
    </w:p>
    <w:p w14:paraId="07526179" w14:textId="20428E83" w:rsidR="005C54BA" w:rsidRDefault="000A35D5" w:rsidP="004458F6">
      <w:pPr>
        <w:spacing w:line="480" w:lineRule="auto"/>
        <w:jc w:val="both"/>
      </w:pPr>
      <w:r>
        <w:t xml:space="preserve">Methods </w:t>
      </w:r>
    </w:p>
    <w:p w14:paraId="7363B8AC" w14:textId="5F421C36" w:rsidR="000A35D5" w:rsidRDefault="000A35D5" w:rsidP="009B1A86">
      <w:pPr>
        <w:pStyle w:val="PlainText"/>
        <w:spacing w:line="480" w:lineRule="auto"/>
        <w:jc w:val="both"/>
        <w:rPr>
          <w:rFonts w:ascii="Times New Roman" w:hAnsi="Times New Roman"/>
          <w:sz w:val="24"/>
          <w:szCs w:val="24"/>
        </w:rPr>
      </w:pPr>
      <w:r>
        <w:rPr>
          <w:rFonts w:ascii="Times New Roman" w:hAnsi="Times New Roman"/>
          <w:sz w:val="24"/>
          <w:szCs w:val="24"/>
        </w:rPr>
        <w:t xml:space="preserve">We </w:t>
      </w:r>
      <w:r w:rsidR="009B1A86">
        <w:rPr>
          <w:rFonts w:ascii="Times New Roman" w:hAnsi="Times New Roman"/>
          <w:sz w:val="24"/>
          <w:szCs w:val="24"/>
        </w:rPr>
        <w:t xml:space="preserve">performed </w:t>
      </w:r>
      <w:r w:rsidR="009B1A86" w:rsidRPr="009B1A86">
        <w:rPr>
          <w:rFonts w:ascii="Times New Roman" w:hAnsi="Times New Roman"/>
          <w:sz w:val="24"/>
          <w:szCs w:val="24"/>
        </w:rPr>
        <w:t>quantitative proteomics using Sequential Windowed Acquisition</w:t>
      </w:r>
      <w:r w:rsidR="009B1A86">
        <w:rPr>
          <w:rFonts w:ascii="Times New Roman" w:hAnsi="Times New Roman"/>
          <w:sz w:val="24"/>
          <w:szCs w:val="24"/>
        </w:rPr>
        <w:t xml:space="preserve"> </w:t>
      </w:r>
      <w:r w:rsidR="009B1A86" w:rsidRPr="009B1A86">
        <w:rPr>
          <w:rFonts w:ascii="Times New Roman" w:hAnsi="Times New Roman"/>
          <w:sz w:val="24"/>
          <w:szCs w:val="24"/>
        </w:rPr>
        <w:t xml:space="preserve">of All Theoretical Fragment Ion Mass Spectrometry (SWATH-MS) to </w:t>
      </w:r>
      <w:r w:rsidR="009B1A86">
        <w:rPr>
          <w:rFonts w:ascii="Times New Roman" w:hAnsi="Times New Roman"/>
          <w:sz w:val="24"/>
          <w:szCs w:val="24"/>
        </w:rPr>
        <w:t xml:space="preserve">screen protein expression in </w:t>
      </w:r>
      <w:r>
        <w:rPr>
          <w:rFonts w:ascii="Times New Roman" w:hAnsi="Times New Roman"/>
          <w:sz w:val="24"/>
          <w:szCs w:val="24"/>
        </w:rPr>
        <w:t>215 African patients with severe RHD</w:t>
      </w:r>
      <w:ins w:id="0" w:author="Mark Engel" w:date="2021-08-10T10:36:00Z">
        <w:r w:rsidR="009B1A86">
          <w:rPr>
            <w:rFonts w:ascii="Times New Roman" w:hAnsi="Times New Roman"/>
            <w:sz w:val="24"/>
            <w:szCs w:val="24"/>
          </w:rPr>
          <w:t>,</w:t>
        </w:r>
      </w:ins>
      <w:r>
        <w:rPr>
          <w:rFonts w:ascii="Times New Roman" w:hAnsi="Times New Roman"/>
          <w:sz w:val="24"/>
          <w:szCs w:val="24"/>
        </w:rPr>
        <w:t xml:space="preserve"> and 230 controls</w:t>
      </w:r>
      <w:ins w:id="1" w:author="Mark Engel" w:date="2021-08-10T10:36:00Z">
        <w:r w:rsidR="009B1A86">
          <w:rPr>
            <w:rFonts w:ascii="Times New Roman" w:hAnsi="Times New Roman"/>
            <w:sz w:val="24"/>
            <w:szCs w:val="24"/>
          </w:rPr>
          <w:t>.</w:t>
        </w:r>
      </w:ins>
      <w:r>
        <w:rPr>
          <w:rFonts w:ascii="Times New Roman" w:hAnsi="Times New Roman"/>
          <w:sz w:val="24"/>
          <w:szCs w:val="24"/>
        </w:rPr>
        <w:t xml:space="preserve"> We applied a machine learning (ML) approach to feature selection among the 366 proteins quantifiable in at least 40% of samples, using the Boruta wrapper algorithm. The case-control differences and contribution to AUC of the ROC for each of the 56 proteins identified by the Boruta algorithm were calculated by Logistic Regression adjusted for age, </w:t>
      </w:r>
      <w:proofErr w:type="gramStart"/>
      <w:r>
        <w:rPr>
          <w:rFonts w:ascii="Times New Roman" w:hAnsi="Times New Roman"/>
          <w:sz w:val="24"/>
          <w:szCs w:val="24"/>
        </w:rPr>
        <w:t>sex</w:t>
      </w:r>
      <w:proofErr w:type="gramEnd"/>
      <w:r>
        <w:rPr>
          <w:rFonts w:ascii="Times New Roman" w:hAnsi="Times New Roman"/>
          <w:sz w:val="24"/>
          <w:szCs w:val="24"/>
        </w:rPr>
        <w:t xml:space="preserve"> and BMI. Biological pathways and functions enriched for proteins were identified using </w:t>
      </w:r>
      <w:proofErr w:type="spellStart"/>
      <w:r>
        <w:rPr>
          <w:rFonts w:ascii="Times New Roman" w:hAnsi="Times New Roman"/>
          <w:sz w:val="24"/>
          <w:szCs w:val="24"/>
        </w:rPr>
        <w:t>ClueGo</w:t>
      </w:r>
      <w:proofErr w:type="spellEnd"/>
      <w:r>
        <w:rPr>
          <w:rFonts w:ascii="Times New Roman" w:hAnsi="Times New Roman"/>
          <w:sz w:val="24"/>
          <w:szCs w:val="24"/>
        </w:rPr>
        <w:t xml:space="preserve"> pathway analyses.</w:t>
      </w:r>
    </w:p>
    <w:p w14:paraId="37C4EB41" w14:textId="77777777" w:rsidR="005C54BA" w:rsidRDefault="005C54BA" w:rsidP="000A35D5">
      <w:pPr>
        <w:pStyle w:val="PlainText"/>
        <w:spacing w:line="480" w:lineRule="auto"/>
        <w:rPr>
          <w:rFonts w:ascii="Times New Roman" w:hAnsi="Times New Roman"/>
          <w:sz w:val="24"/>
          <w:szCs w:val="24"/>
          <w:lang w:eastAsia="en-US"/>
        </w:rPr>
      </w:pPr>
    </w:p>
    <w:p w14:paraId="3D0B0286" w14:textId="33C61C44" w:rsidR="005E339B" w:rsidRDefault="005E339B" w:rsidP="00F25E22">
      <w:pPr>
        <w:pStyle w:val="PlainText"/>
        <w:spacing w:line="480" w:lineRule="auto"/>
        <w:jc w:val="both"/>
        <w:rPr>
          <w:rFonts w:ascii="Times New Roman" w:hAnsi="Times New Roman"/>
          <w:sz w:val="24"/>
          <w:szCs w:val="24"/>
        </w:rPr>
      </w:pPr>
      <w:r w:rsidRPr="005E339B">
        <w:rPr>
          <w:rFonts w:ascii="Times New Roman" w:hAnsi="Times New Roman"/>
          <w:sz w:val="24"/>
          <w:szCs w:val="24"/>
        </w:rPr>
        <w:t>Results</w:t>
      </w:r>
    </w:p>
    <w:p w14:paraId="588AE778" w14:textId="1A1BF176" w:rsidR="005C54BA" w:rsidRDefault="000A35D5" w:rsidP="00F25E22">
      <w:pPr>
        <w:pStyle w:val="PlainText"/>
        <w:spacing w:line="480" w:lineRule="auto"/>
        <w:jc w:val="both"/>
        <w:rPr>
          <w:rFonts w:ascii="Times New Roman" w:hAnsi="Times New Roman"/>
          <w:sz w:val="24"/>
          <w:szCs w:val="24"/>
        </w:rPr>
      </w:pPr>
      <w:r>
        <w:rPr>
          <w:rFonts w:ascii="Times New Roman" w:hAnsi="Times New Roman"/>
          <w:sz w:val="24"/>
          <w:szCs w:val="24"/>
        </w:rPr>
        <w:t xml:space="preserve">Adiponectin, complement component C7 and fibulin-1, a component of heart valve matrix, were each higher in cases when compared with controls. Ficolin-3, a protein with calcium-independent lectin activity that activates the complement pathway, was lower in cases than controls. The top </w:t>
      </w:r>
      <w:r w:rsidR="007938D8">
        <w:rPr>
          <w:rFonts w:ascii="Times New Roman" w:hAnsi="Times New Roman"/>
          <w:sz w:val="24"/>
          <w:szCs w:val="24"/>
        </w:rPr>
        <w:t>six</w:t>
      </w:r>
      <w:r>
        <w:rPr>
          <w:rFonts w:ascii="Times New Roman" w:hAnsi="Times New Roman"/>
          <w:sz w:val="24"/>
          <w:szCs w:val="24"/>
        </w:rPr>
        <w:t xml:space="preserve"> biomarkers from the Boruta analyses conferred an AUC of 0.90 indicating excellent discriminatory capacity between RHD cases and controls.</w:t>
      </w:r>
    </w:p>
    <w:p w14:paraId="3E40ED82" w14:textId="77777777" w:rsidR="00D17EA2" w:rsidRDefault="00D17EA2" w:rsidP="004458F6">
      <w:pPr>
        <w:spacing w:line="480" w:lineRule="auto"/>
        <w:jc w:val="both"/>
        <w:rPr>
          <w:rFonts w:cstheme="minorHAnsi"/>
        </w:rPr>
      </w:pPr>
    </w:p>
    <w:p w14:paraId="029A92F4" w14:textId="77777777" w:rsidR="006E0467" w:rsidRDefault="006E0467" w:rsidP="004458F6">
      <w:pPr>
        <w:spacing w:line="480" w:lineRule="auto"/>
        <w:jc w:val="both"/>
        <w:rPr>
          <w:rFonts w:cstheme="minorHAnsi"/>
        </w:rPr>
      </w:pPr>
    </w:p>
    <w:p w14:paraId="59A1C050" w14:textId="212FB99C" w:rsidR="00EF35ED" w:rsidRDefault="000A35D5" w:rsidP="004458F6">
      <w:pPr>
        <w:spacing w:line="480" w:lineRule="auto"/>
        <w:jc w:val="both"/>
        <w:rPr>
          <w:rFonts w:cstheme="minorHAnsi"/>
        </w:rPr>
      </w:pPr>
      <w:r>
        <w:rPr>
          <w:rFonts w:cstheme="minorHAnsi"/>
        </w:rPr>
        <w:lastRenderedPageBreak/>
        <w:t>Conclusion</w:t>
      </w:r>
      <w:r w:rsidR="005C54BA">
        <w:rPr>
          <w:rFonts w:cstheme="minorHAnsi"/>
        </w:rPr>
        <w:t>s</w:t>
      </w:r>
    </w:p>
    <w:p w14:paraId="7216556A" w14:textId="560DF59B" w:rsidR="005C54BA" w:rsidRDefault="000A35D5" w:rsidP="00F25E22">
      <w:pPr>
        <w:pStyle w:val="PlainText"/>
        <w:spacing w:line="480" w:lineRule="auto"/>
        <w:jc w:val="both"/>
        <w:rPr>
          <w:rFonts w:ascii="Times New Roman" w:hAnsi="Times New Roman"/>
          <w:sz w:val="24"/>
          <w:szCs w:val="24"/>
        </w:rPr>
      </w:pPr>
      <w:r>
        <w:rPr>
          <w:rFonts w:ascii="Times New Roman" w:hAnsi="Times New Roman"/>
          <w:sz w:val="24"/>
          <w:szCs w:val="24"/>
        </w:rPr>
        <w:t>These results support the presence of an ongoing inflammatory response in RHD, at a time when severe valve disease has developed, and distant from previous episodes of acute rheumatic fever. This biomarker signature could have potential utility in recognizing different degrees of ongoing inflammation in RHD patients, which may</w:t>
      </w:r>
      <w:r w:rsidR="00F76782">
        <w:rPr>
          <w:rFonts w:ascii="Times New Roman" w:hAnsi="Times New Roman"/>
          <w:sz w:val="24"/>
          <w:szCs w:val="24"/>
        </w:rPr>
        <w:t>,</w:t>
      </w:r>
      <w:r>
        <w:rPr>
          <w:rFonts w:ascii="Times New Roman" w:hAnsi="Times New Roman"/>
          <w:sz w:val="24"/>
          <w:szCs w:val="24"/>
        </w:rPr>
        <w:t xml:space="preserve"> in turn</w:t>
      </w:r>
      <w:r w:rsidR="00F76782">
        <w:rPr>
          <w:rFonts w:ascii="Times New Roman" w:hAnsi="Times New Roman"/>
          <w:sz w:val="24"/>
          <w:szCs w:val="24"/>
        </w:rPr>
        <w:t>,</w:t>
      </w:r>
      <w:r>
        <w:rPr>
          <w:rFonts w:ascii="Times New Roman" w:hAnsi="Times New Roman"/>
          <w:sz w:val="24"/>
          <w:szCs w:val="24"/>
        </w:rPr>
        <w:t xml:space="preserve"> be related to prognostic severity.</w:t>
      </w:r>
    </w:p>
    <w:p w14:paraId="09B8372C" w14:textId="77777777" w:rsidR="00D17EA2" w:rsidRDefault="00D17EA2" w:rsidP="000A35D5">
      <w:pPr>
        <w:pStyle w:val="PlainText"/>
        <w:spacing w:line="480" w:lineRule="auto"/>
        <w:rPr>
          <w:rFonts w:ascii="Times New Roman" w:hAnsi="Times New Roman"/>
          <w:sz w:val="24"/>
          <w:szCs w:val="24"/>
          <w:lang w:eastAsia="en-US"/>
        </w:rPr>
      </w:pPr>
    </w:p>
    <w:p w14:paraId="03B858B3" w14:textId="0CD95C57" w:rsidR="005C54BA" w:rsidRDefault="005C54BA" w:rsidP="000A35D5">
      <w:pPr>
        <w:pStyle w:val="PlainText"/>
        <w:spacing w:line="480" w:lineRule="auto"/>
        <w:rPr>
          <w:rFonts w:ascii="Times New Roman" w:hAnsi="Times New Roman"/>
          <w:sz w:val="24"/>
          <w:szCs w:val="24"/>
          <w:lang w:eastAsia="en-US"/>
        </w:rPr>
      </w:pPr>
      <w:r w:rsidRPr="005C54BA">
        <w:rPr>
          <w:rFonts w:ascii="Times New Roman" w:hAnsi="Times New Roman"/>
          <w:sz w:val="24"/>
          <w:szCs w:val="24"/>
          <w:lang w:eastAsia="en-US"/>
        </w:rPr>
        <w:t>Keywords</w:t>
      </w:r>
    </w:p>
    <w:p w14:paraId="405596D5" w14:textId="49EAA320" w:rsidR="00016A03" w:rsidRDefault="005C54BA" w:rsidP="000A35D5">
      <w:pPr>
        <w:pStyle w:val="PlainText"/>
        <w:spacing w:line="480" w:lineRule="auto"/>
        <w:rPr>
          <w:rFonts w:ascii="Times New Roman" w:hAnsi="Times New Roman"/>
          <w:sz w:val="24"/>
          <w:szCs w:val="24"/>
          <w:lang w:eastAsia="en-US"/>
        </w:rPr>
      </w:pPr>
      <w:r w:rsidRPr="005C54BA">
        <w:rPr>
          <w:rFonts w:ascii="Times New Roman" w:hAnsi="Times New Roman"/>
          <w:sz w:val="24"/>
          <w:szCs w:val="24"/>
          <w:lang w:eastAsia="en-US"/>
        </w:rPr>
        <w:t>Rheumatic heart disease, biomarker, inflammatory response, adiponectin, complement component C7, fibulin-1.</w:t>
      </w:r>
    </w:p>
    <w:p w14:paraId="3D377BDF" w14:textId="4D9F76BA" w:rsidR="00D17EA2" w:rsidRDefault="00D17EA2" w:rsidP="00D17EA2">
      <w:pPr>
        <w:spacing w:line="480" w:lineRule="auto"/>
        <w:jc w:val="both"/>
        <w:rPr>
          <w:b/>
        </w:rPr>
      </w:pPr>
    </w:p>
    <w:p w14:paraId="6E86D46C" w14:textId="77777777" w:rsidR="00F0449A" w:rsidRDefault="00F0449A">
      <w:pPr>
        <w:spacing w:after="160" w:line="480" w:lineRule="auto"/>
        <w:rPr>
          <w:rFonts w:cstheme="minorHAnsi"/>
          <w:b/>
          <w:bCs/>
        </w:rPr>
      </w:pPr>
    </w:p>
    <w:p w14:paraId="4742B0BA" w14:textId="234022E1" w:rsidR="00B60DEA" w:rsidRDefault="00D17EA2" w:rsidP="00F25E22">
      <w:pPr>
        <w:spacing w:after="160" w:line="480" w:lineRule="auto"/>
        <w:rPr>
          <w:rFonts w:cstheme="minorHAnsi"/>
          <w:b/>
          <w:bCs/>
        </w:rPr>
      </w:pPr>
      <w:r w:rsidRPr="000245E3">
        <w:rPr>
          <w:rFonts w:cstheme="minorHAnsi"/>
          <w:b/>
          <w:bCs/>
        </w:rPr>
        <w:t>Translational Perspectives</w:t>
      </w:r>
      <w:r w:rsidR="00B60DEA">
        <w:rPr>
          <w:rFonts w:cstheme="minorHAnsi"/>
          <w:b/>
          <w:bCs/>
        </w:rPr>
        <w:t>:</w:t>
      </w:r>
    </w:p>
    <w:p w14:paraId="17CD3967" w14:textId="09A154F5" w:rsidR="00F76782" w:rsidRPr="00F25E22" w:rsidRDefault="000245E3" w:rsidP="00F25E22">
      <w:pPr>
        <w:spacing w:after="160" w:line="480" w:lineRule="auto"/>
        <w:jc w:val="both"/>
        <w:rPr>
          <w:lang w:val="en-GB"/>
        </w:rPr>
      </w:pPr>
      <w:r w:rsidRPr="00F25E22">
        <w:rPr>
          <w:lang w:val="en-GB"/>
        </w:rPr>
        <w:t xml:space="preserve">The disease process, at a proteomic level, of rheumatic heart disease (RHD) is yet to be understood. We sought to analyse cases and controls, from endemic regions in Africa, with regards to protein expression in severe RHD.  This study provides, for the first time, through SWATH-MS and bioinformatic processing, </w:t>
      </w:r>
      <w:r w:rsidR="00F76782" w:rsidRPr="00F25E22">
        <w:rPr>
          <w:lang w:val="en-GB"/>
        </w:rPr>
        <w:t>support for an underlying inflammatory process that might explain disease progression, independent of adherence to secondary prophylaxis</w:t>
      </w:r>
      <w:r w:rsidRPr="00F25E22">
        <w:rPr>
          <w:lang w:val="en-GB"/>
        </w:rPr>
        <w:t xml:space="preserve">.  </w:t>
      </w:r>
    </w:p>
    <w:p w14:paraId="70A0AD68" w14:textId="11FA5796" w:rsidR="00F76782" w:rsidRPr="00F25E22" w:rsidRDefault="00F76782">
      <w:pPr>
        <w:spacing w:after="160" w:line="259" w:lineRule="auto"/>
        <w:rPr>
          <w:rFonts w:cstheme="minorHAnsi"/>
        </w:rPr>
      </w:pPr>
    </w:p>
    <w:p w14:paraId="7FF315DB" w14:textId="29CDAEC3" w:rsidR="00343515" w:rsidRDefault="00343515">
      <w:pPr>
        <w:spacing w:after="160" w:line="259" w:lineRule="auto"/>
        <w:rPr>
          <w:rFonts w:cstheme="minorHAnsi"/>
          <w:b/>
          <w:bCs/>
        </w:rPr>
      </w:pPr>
    </w:p>
    <w:p w14:paraId="52B62FA7" w14:textId="51C2C4BD" w:rsidR="00343515" w:rsidRDefault="00343515">
      <w:pPr>
        <w:spacing w:after="160" w:line="259" w:lineRule="auto"/>
        <w:rPr>
          <w:rFonts w:cstheme="minorHAnsi"/>
          <w:b/>
          <w:bCs/>
        </w:rPr>
      </w:pPr>
    </w:p>
    <w:p w14:paraId="3802745B" w14:textId="77777777" w:rsidR="00343515" w:rsidRPr="00F25E22" w:rsidRDefault="00343515">
      <w:pPr>
        <w:spacing w:after="160" w:line="259" w:lineRule="auto"/>
        <w:rPr>
          <w:rFonts w:cstheme="minorHAnsi"/>
          <w:b/>
          <w:bCs/>
        </w:rPr>
      </w:pPr>
    </w:p>
    <w:p w14:paraId="1110E3FE" w14:textId="233B50B4" w:rsidR="00343515" w:rsidRDefault="00343515">
      <w:pPr>
        <w:spacing w:after="160" w:line="259" w:lineRule="auto"/>
        <w:rPr>
          <w:rFonts w:cstheme="minorHAnsi"/>
        </w:rPr>
      </w:pPr>
      <w:r>
        <w:rPr>
          <w:rFonts w:cstheme="minorHAnsi"/>
        </w:rPr>
        <w:br w:type="page"/>
      </w:r>
    </w:p>
    <w:p w14:paraId="1DDD1909" w14:textId="77777777" w:rsidR="00E669BE" w:rsidRPr="00C92EF0" w:rsidRDefault="00E669BE" w:rsidP="004458F6">
      <w:pPr>
        <w:spacing w:line="480" w:lineRule="auto"/>
        <w:jc w:val="both"/>
        <w:rPr>
          <w:b/>
        </w:rPr>
      </w:pPr>
      <w:r w:rsidRPr="00C92EF0">
        <w:rPr>
          <w:b/>
        </w:rPr>
        <w:lastRenderedPageBreak/>
        <w:t>Introduction</w:t>
      </w:r>
    </w:p>
    <w:p w14:paraId="74EE80BD" w14:textId="77777777" w:rsidR="003C4EB9" w:rsidRDefault="003C4EB9" w:rsidP="004458F6">
      <w:pPr>
        <w:spacing w:line="480" w:lineRule="auto"/>
        <w:jc w:val="both"/>
        <w:rPr>
          <w:rFonts w:cstheme="minorHAnsi"/>
          <w:spacing w:val="-4"/>
          <w:lang w:val="en-GB"/>
        </w:rPr>
      </w:pPr>
    </w:p>
    <w:p w14:paraId="4616263E" w14:textId="4548C93F" w:rsidR="00E669BE" w:rsidRDefault="00C92EF0" w:rsidP="004458F6">
      <w:pPr>
        <w:spacing w:line="480" w:lineRule="auto"/>
        <w:jc w:val="both"/>
        <w:rPr>
          <w:rFonts w:cstheme="minorHAnsi"/>
        </w:rPr>
      </w:pPr>
      <w:r>
        <w:rPr>
          <w:rFonts w:cstheme="minorHAnsi"/>
          <w:spacing w:val="-4"/>
          <w:lang w:val="en-GB"/>
        </w:rPr>
        <w:t>The morbidity and mortality of r</w:t>
      </w:r>
      <w:r w:rsidR="00E669BE" w:rsidRPr="004D62B9">
        <w:rPr>
          <w:rFonts w:cstheme="minorHAnsi"/>
          <w:spacing w:val="-4"/>
          <w:lang w:val="en-GB"/>
        </w:rPr>
        <w:t xml:space="preserve">heumatic heart disease </w:t>
      </w:r>
      <w:r w:rsidR="00E669BE">
        <w:rPr>
          <w:rFonts w:cstheme="minorHAnsi"/>
          <w:spacing w:val="-4"/>
          <w:lang w:val="en-GB"/>
        </w:rPr>
        <w:t>(</w:t>
      </w:r>
      <w:r w:rsidR="00E669BE">
        <w:rPr>
          <w:rFonts w:cstheme="minorHAnsi"/>
        </w:rPr>
        <w:t>RHD)</w:t>
      </w:r>
      <w:r w:rsidR="00E669BE" w:rsidRPr="00057110">
        <w:rPr>
          <w:rFonts w:cstheme="minorHAnsi"/>
        </w:rPr>
        <w:t xml:space="preserve"> </w:t>
      </w:r>
      <w:r w:rsidR="004D5534">
        <w:rPr>
          <w:rFonts w:cstheme="minorHAnsi"/>
        </w:rPr>
        <w:t xml:space="preserve">is chiefly </w:t>
      </w:r>
      <w:r>
        <w:rPr>
          <w:rFonts w:cstheme="minorHAnsi"/>
        </w:rPr>
        <w:t>due to</w:t>
      </w:r>
      <w:r w:rsidR="004D5534">
        <w:rPr>
          <w:rFonts w:cstheme="minorHAnsi"/>
        </w:rPr>
        <w:t xml:space="preserve"> damage to the cardiac valves</w:t>
      </w:r>
      <w:r>
        <w:rPr>
          <w:rFonts w:cstheme="minorHAnsi"/>
        </w:rPr>
        <w:t>,</w:t>
      </w:r>
      <w:r w:rsidR="004D5534">
        <w:rPr>
          <w:rFonts w:cstheme="minorHAnsi"/>
        </w:rPr>
        <w:t xml:space="preserve"> consequent on an autoimmune reaction to Group A Streptococcal infection (typically, childhood sore throat). RHD </w:t>
      </w:r>
      <w:r w:rsidR="00E669BE" w:rsidRPr="00057110">
        <w:rPr>
          <w:rFonts w:cstheme="minorHAnsi"/>
        </w:rPr>
        <w:t xml:space="preserve">is </w:t>
      </w:r>
      <w:r w:rsidR="00E669BE" w:rsidRPr="00CF6DE4">
        <w:rPr>
          <w:rFonts w:cstheme="minorHAnsi"/>
        </w:rPr>
        <w:t>the only cardiovascular disease of global impact that has been shown to be completely preventable</w:t>
      </w:r>
      <w:r w:rsidR="00E669BE">
        <w:rPr>
          <w:rFonts w:cstheme="minorHAnsi"/>
        </w:rPr>
        <w:t xml:space="preserve"> </w:t>
      </w:r>
      <w:r w:rsidR="00E669BE">
        <w:rPr>
          <w:rFonts w:cstheme="minorHAnsi"/>
        </w:rPr>
        <w:fldChar w:fldCharType="begin"/>
      </w:r>
      <w:r w:rsidR="009E1BFF">
        <w:rPr>
          <w:rFonts w:cstheme="minorHAnsi"/>
        </w:rPr>
        <w:instrText xml:space="preserve"> ADDIN EN.CITE &lt;EndNote&gt;&lt;Cite&gt;&lt;Author&gt;Zühlke&lt;/Author&gt;&lt;Year&gt;2017&lt;/Year&gt;&lt;RecNum&gt;306&lt;/RecNum&gt;&lt;DisplayText&gt;&lt;style face="superscript"&gt;1&lt;/style&gt;&lt;/DisplayText&gt;&lt;record&gt;&lt;rec-number&gt;306&lt;/rec-number&gt;&lt;foreign-keys&gt;&lt;key app="EN" db-id="9pf0zxw04arrrped9f65zxsra5xdfs529e00" timestamp="1543230842"&gt;306&lt;/key&gt;&lt;/foreign-keys&gt;&lt;ref-type name="Journal Article"&gt;17&lt;/ref-type&gt;&lt;contributors&gt;&lt;authors&gt;&lt;author&gt;Zühlke, Liesl J&lt;/author&gt;&lt;author&gt;Beaton, Andrea&lt;/author&gt;&lt;author&gt;Engel, Mark E&lt;/author&gt;&lt;author&gt;Hugo-Hamman, Christopher T&lt;/author&gt;&lt;author&gt;Karthikeyan, Ganesan&lt;/author&gt;&lt;author&gt;Katzenellenbogen, Judith M&lt;/author&gt;&lt;author&gt;Ntusi, Ntobeko&lt;/author&gt;&lt;author&gt;Ralph, Anna P&lt;/author&gt;&lt;author&gt;Saxena, Anita&lt;/author&gt;&lt;author&gt;Smeesters, Pierre R&lt;/author&gt;&lt;/authors&gt;&lt;/contributors&gt;&lt;titles&gt;&lt;title&gt;Group A streptococcus, acute rheumatic fever and rheumatic heart disease: epidemiology and clinical considerations&lt;/title&gt;&lt;secondary-title&gt;Current treatment options in cardiovascular medicine&lt;/secondary-title&gt;&lt;/titles&gt;&lt;periodical&gt;&lt;full-title&gt;Current treatment options in cardiovascular medicine&lt;/full-title&gt;&lt;/periodical&gt;&lt;pages&gt;15&lt;/pages&gt;&lt;volume&gt;19&lt;/volume&gt;&lt;number&gt;2&lt;/number&gt;&lt;dates&gt;&lt;year&gt;2017&lt;/year&gt;&lt;/dates&gt;&lt;isbn&gt;1092-8464&lt;/isbn&gt;&lt;urls&gt;&lt;/urls&gt;&lt;/record&gt;&lt;/Cite&gt;&lt;/EndNote&gt;</w:instrText>
      </w:r>
      <w:r w:rsidR="00E669BE">
        <w:rPr>
          <w:rFonts w:cstheme="minorHAnsi"/>
        </w:rPr>
        <w:fldChar w:fldCharType="separate"/>
      </w:r>
      <w:r w:rsidR="009E1BFF" w:rsidRPr="009E1BFF">
        <w:rPr>
          <w:rFonts w:cstheme="minorHAnsi"/>
          <w:noProof/>
          <w:vertAlign w:val="superscript"/>
        </w:rPr>
        <w:t>1</w:t>
      </w:r>
      <w:r w:rsidR="00E669BE">
        <w:rPr>
          <w:rFonts w:cstheme="minorHAnsi"/>
        </w:rPr>
        <w:fldChar w:fldCharType="end"/>
      </w:r>
      <w:r w:rsidR="00E669BE" w:rsidRPr="00CF6DE4">
        <w:rPr>
          <w:rFonts w:cstheme="minorHAnsi"/>
        </w:rPr>
        <w:t>. Poor</w:t>
      </w:r>
      <w:r w:rsidR="00E669BE" w:rsidRPr="00057110">
        <w:rPr>
          <w:rFonts w:cstheme="minorHAnsi"/>
        </w:rPr>
        <w:t xml:space="preserve"> social conditions, overcrowding, and limited access to medical resources are key enablers of RHD,</w:t>
      </w:r>
      <w:r w:rsidR="00E669BE">
        <w:rPr>
          <w:rFonts w:cstheme="minorHAnsi"/>
        </w:rPr>
        <w:t xml:space="preserve"> </w:t>
      </w:r>
      <w:r w:rsidR="00F264E9">
        <w:rPr>
          <w:rFonts w:cstheme="minorHAnsi"/>
        </w:rPr>
        <w:t>which remains</w:t>
      </w:r>
      <w:r>
        <w:rPr>
          <w:rFonts w:cstheme="minorHAnsi"/>
        </w:rPr>
        <w:t xml:space="preserve"> </w:t>
      </w:r>
      <w:r w:rsidR="00E669BE">
        <w:rPr>
          <w:rFonts w:cstheme="minorHAnsi"/>
        </w:rPr>
        <w:t xml:space="preserve">a </w:t>
      </w:r>
      <w:r w:rsidR="00E669BE" w:rsidRPr="00057110">
        <w:rPr>
          <w:rFonts w:cstheme="minorHAnsi"/>
        </w:rPr>
        <w:t>major source of morbidity and mortality</w:t>
      </w:r>
      <w:r w:rsidR="00E669BE">
        <w:rPr>
          <w:rFonts w:cstheme="minorHAnsi"/>
        </w:rPr>
        <w:t xml:space="preserve">, </w:t>
      </w:r>
      <w:r w:rsidR="00E669BE" w:rsidRPr="0028713E">
        <w:rPr>
          <w:rFonts w:cstheme="minorHAnsi"/>
        </w:rPr>
        <w:t>in low and middle-income countries (LMICs)</w:t>
      </w:r>
      <w:r w:rsidR="006237BE">
        <w:rPr>
          <w:rFonts w:cstheme="minorHAnsi"/>
        </w:rPr>
        <w:t xml:space="preserve"> </w:t>
      </w:r>
      <w:r w:rsidR="00E669BE" w:rsidRPr="0028713E">
        <w:rPr>
          <w:rFonts w:cstheme="minorHAnsi"/>
        </w:rPr>
        <w:fldChar w:fldCharType="begin"/>
      </w:r>
      <w:r w:rsidR="009E1BFF">
        <w:rPr>
          <w:rFonts w:cstheme="minorHAnsi"/>
        </w:rPr>
        <w:instrText xml:space="preserve"> ADDIN EN.CITE &lt;EndNote&gt;&lt;Cite&gt;&lt;Author&gt;Watkins&lt;/Author&gt;&lt;Year&gt;2009&lt;/Year&gt;&lt;RecNum&gt;453&lt;/RecNum&gt;&lt;DisplayText&gt;&lt;style face="superscript"&gt;2&lt;/style&gt;&lt;/DisplayText&gt;&lt;record&gt;&lt;rec-number&gt;453&lt;/rec-number&gt;&lt;foreign-keys&gt;&lt;key app="EN" db-id="9pf0zxw04arrrped9f65zxsra5xdfs529e00" timestamp="1570658856"&gt;453&lt;/key&gt;&lt;/foreign-keys&gt;&lt;ref-type name="Journal Article"&gt;17&lt;/ref-type&gt;&lt;contributors&gt;&lt;authors&gt;&lt;author&gt;Watkins, David A&lt;/author&gt;&lt;author&gt;Zuhlke, Liesl J&lt;/author&gt;&lt;author&gt;Engel, Mark E&lt;/author&gt;&lt;author&gt;Mayosi, Bongani M %J Science&lt;/author&gt;&lt;/authors&gt;&lt;/contributors&gt;&lt;titles&gt;&lt;title&gt;Rheumatic fever: neglected again&lt;/title&gt;&lt;/titles&gt;&lt;pages&gt;37-37&lt;/pages&gt;&lt;volume&gt;324&lt;/volume&gt;&lt;number&gt;5923&lt;/number&gt;&lt;dates&gt;&lt;year&gt;2009&lt;/year&gt;&lt;/dates&gt;&lt;isbn&gt;0036-8075&lt;/isbn&gt;&lt;urls&gt;&lt;/urls&gt;&lt;/record&gt;&lt;/Cite&gt;&lt;/EndNote&gt;</w:instrText>
      </w:r>
      <w:r w:rsidR="00E669BE" w:rsidRPr="0028713E">
        <w:rPr>
          <w:rFonts w:cstheme="minorHAnsi"/>
        </w:rPr>
        <w:fldChar w:fldCharType="separate"/>
      </w:r>
      <w:r w:rsidR="009E1BFF" w:rsidRPr="009E1BFF">
        <w:rPr>
          <w:rFonts w:cstheme="minorHAnsi"/>
          <w:noProof/>
          <w:vertAlign w:val="superscript"/>
        </w:rPr>
        <w:t>2</w:t>
      </w:r>
      <w:r w:rsidR="00E669BE" w:rsidRPr="0028713E">
        <w:rPr>
          <w:rFonts w:cstheme="minorHAnsi"/>
        </w:rPr>
        <w:fldChar w:fldCharType="end"/>
      </w:r>
      <w:r w:rsidR="00E669BE" w:rsidRPr="0028713E">
        <w:rPr>
          <w:rFonts w:cstheme="minorHAnsi"/>
        </w:rPr>
        <w:t xml:space="preserve">. </w:t>
      </w:r>
      <w:r w:rsidR="006237BE">
        <w:rPr>
          <w:rFonts w:cstheme="minorHAnsi"/>
        </w:rPr>
        <w:t xml:space="preserve">In excess of </w:t>
      </w:r>
      <w:r w:rsidR="00E669BE" w:rsidRPr="0028713E">
        <w:rPr>
          <w:rFonts w:cstheme="minorHAnsi"/>
        </w:rPr>
        <w:t>40 million people are currently living with RHD worldwide</w:t>
      </w:r>
      <w:r w:rsidR="00935774">
        <w:rPr>
          <w:rFonts w:cstheme="minorHAnsi"/>
        </w:rPr>
        <w:t xml:space="preserve"> </w:t>
      </w:r>
      <w:r w:rsidR="00935774">
        <w:rPr>
          <w:rFonts w:cstheme="minorHAnsi"/>
        </w:rPr>
        <w:fldChar w:fldCharType="begin">
          <w:fldData xml:space="preserve">PEVuZE5vdGU+PENpdGU+PEF1dGhvcj5Sb3RoPC9BdXRob3I+PFllYXI+MjAyMDwvWWVhcj48UmVj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</w:fldData>
        </w:fldChar>
      </w:r>
      <w:r w:rsidR="009E1BFF">
        <w:rPr>
          <w:rFonts w:cstheme="minorHAnsi"/>
        </w:rPr>
        <w:instrText xml:space="preserve"> ADDIN EN.CITE </w:instrText>
      </w:r>
      <w:r w:rsidR="009E1BFF">
        <w:rPr>
          <w:rFonts w:cstheme="minorHAnsi"/>
        </w:rPr>
        <w:fldChar w:fldCharType="begin">
          <w:fldData xml:space="preserve">PEVuZE5vdGU+PENpdGU+PEF1dGhvcj5Sb3RoPC9BdXRob3I+PFllYXI+MjAyMDwvWWVhcj48UmVj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</w:fldData>
        </w:fldChar>
      </w:r>
      <w:r w:rsidR="009E1BFF">
        <w:rPr>
          <w:rFonts w:cstheme="minorHAnsi"/>
        </w:rPr>
        <w:instrText xml:space="preserve"> ADDIN EN.CITE.DATA </w:instrText>
      </w:r>
      <w:r w:rsidR="009E1BFF">
        <w:rPr>
          <w:rFonts w:cstheme="minorHAnsi"/>
        </w:rPr>
      </w:r>
      <w:r w:rsidR="009E1BFF">
        <w:rPr>
          <w:rFonts w:cstheme="minorHAnsi"/>
        </w:rPr>
        <w:fldChar w:fldCharType="end"/>
      </w:r>
      <w:r w:rsidR="00935774">
        <w:rPr>
          <w:rFonts w:cstheme="minorHAnsi"/>
        </w:rPr>
      </w:r>
      <w:r w:rsidR="00935774">
        <w:rPr>
          <w:rFonts w:cstheme="minorHAnsi"/>
        </w:rPr>
        <w:fldChar w:fldCharType="separate"/>
      </w:r>
      <w:r w:rsidR="009E1BFF" w:rsidRPr="009E1BFF">
        <w:rPr>
          <w:rFonts w:cstheme="minorHAnsi"/>
          <w:noProof/>
          <w:vertAlign w:val="superscript"/>
        </w:rPr>
        <w:t>3</w:t>
      </w:r>
      <w:r w:rsidR="00935774">
        <w:rPr>
          <w:rFonts w:cstheme="minorHAnsi"/>
        </w:rPr>
        <w:fldChar w:fldCharType="end"/>
      </w:r>
      <w:r w:rsidR="00935774">
        <w:rPr>
          <w:rFonts w:cstheme="minorHAnsi"/>
        </w:rPr>
        <w:t xml:space="preserve">;  </w:t>
      </w:r>
      <w:r w:rsidR="00E669BE" w:rsidRPr="0028713E">
        <w:rPr>
          <w:rFonts w:cstheme="minorHAnsi"/>
        </w:rPr>
        <w:t xml:space="preserve">most are in countries where advanced medical technologies such as percutaneous or surgical intervention </w:t>
      </w:r>
      <w:r w:rsidR="00E669BE">
        <w:rPr>
          <w:rFonts w:cstheme="minorHAnsi"/>
        </w:rPr>
        <w:t>are</w:t>
      </w:r>
      <w:r w:rsidR="00E669BE" w:rsidRPr="0028713E">
        <w:rPr>
          <w:rFonts w:cstheme="minorHAnsi"/>
        </w:rPr>
        <w:t xml:space="preserve"> not accessible</w:t>
      </w:r>
      <w:r w:rsidR="00E669BE">
        <w:rPr>
          <w:rFonts w:cstheme="minorHAnsi"/>
        </w:rPr>
        <w:t xml:space="preserve"> </w:t>
      </w:r>
      <w:r w:rsidR="00575383">
        <w:rPr>
          <w:rFonts w:cstheme="minorHAnsi"/>
        </w:rPr>
        <w:fldChar w:fldCharType="begin"/>
      </w:r>
      <w:r w:rsidR="00104338">
        <w:rPr>
          <w:rFonts w:cstheme="minorHAnsi"/>
        </w:rPr>
        <w:instrText xml:space="preserve"> ADDIN EN.CITE &lt;EndNote&gt;&lt;Cite&gt;&lt;Author&gt;Carapetis&lt;/Author&gt;&lt;Year&gt;2013&lt;/Year&gt;&lt;RecNum&gt;701&lt;/RecNum&gt;&lt;DisplayText&gt;&lt;style face="superscript"&gt;4&lt;/style&gt;&lt;/DisplayText&gt;&lt;record&gt;&lt;rec-number&gt;701&lt;/rec-number&gt;&lt;foreign-keys&gt;&lt;key app="EN" db-id="9pf0zxw04arrrped9f65zxsra5xdfs529e00" timestamp="1632739591"&gt;701&lt;/key&gt;&lt;/foreign-keys&gt;&lt;ref-type name="Journal Article"&gt;17&lt;/ref-type&gt;&lt;contributors&gt;&lt;authors&gt;&lt;author&gt;Carapetis, J. R.&lt;/author&gt;&lt;author&gt;Zuhlke, L.&lt;/author&gt;&lt;author&gt;Taubert, K.&lt;/author&gt;&lt;author&gt;Narula, J.&lt;/author&gt;&lt;/authors&gt;&lt;/contributors&gt;&lt;auth-address&gt;Telethon Institute for Child Health Research, University of Western Australia, Perth, Western Australia, Australia. Electronic address: Narula@mountsinai.org.&amp;#xD;Department of Paediatrics, Red Cross War Memorial Children&amp;apos;s Hospital and University of Cape Town, Cape Town, South Africa.&amp;#xD;World Heart Federation, Geneva, Switzerland.&amp;#xD;Icahn School of Medicine at Mount Sinai, New York, NY, USA.&lt;/auth-address&gt;&lt;titles&gt;&lt;title&gt;Continued challenge of rheumatic heart disease: the gap of understanding or the gap of implementation?&lt;/title&gt;&lt;secondary-title&gt;Glob Heart&lt;/secondary-title&gt;&lt;/titles&gt;&lt;periodical&gt;&lt;full-title&gt;Glob Heart&lt;/full-title&gt;&lt;/periodical&gt;&lt;pages&gt;185-6&lt;/pages&gt;&lt;volume&gt;8&lt;/volume&gt;&lt;number&gt;3&lt;/number&gt;&lt;edition&gt;2013/09/01&lt;/edition&gt;&lt;dates&gt;&lt;year&gt;2013&lt;/year&gt;&lt;pub-dates&gt;&lt;date&gt;Sep&lt;/date&gt;&lt;/pub-dates&gt;&lt;/dates&gt;&lt;isbn&gt;2211-8179 (Electronic)&amp;#xD;2211-8160 (Linking)&lt;/isbn&gt;&lt;accession-num&gt;25690493&lt;/accession-num&gt;&lt;urls&gt;&lt;related-urls&gt;&lt;url&gt;https://www.ncbi.nlm.nih.gov/pubmed/25690493&lt;/url&gt;&lt;/related-urls&gt;&lt;/urls&gt;&lt;electronic-resource-num&gt;10.1016/j.gheart.2013.08.003&lt;/electronic-resource-num&gt;&lt;/record&gt;&lt;/Cite&gt;&lt;/EndNote&gt;</w:instrText>
      </w:r>
      <w:r w:rsidR="00575383">
        <w:rPr>
          <w:rFonts w:cstheme="minorHAnsi"/>
        </w:rPr>
        <w:fldChar w:fldCharType="separate"/>
      </w:r>
      <w:r w:rsidR="00575383" w:rsidRPr="00575383">
        <w:rPr>
          <w:rFonts w:cstheme="minorHAnsi"/>
          <w:noProof/>
          <w:vertAlign w:val="superscript"/>
        </w:rPr>
        <w:t>4</w:t>
      </w:r>
      <w:r w:rsidR="00575383">
        <w:rPr>
          <w:rFonts w:cstheme="minorHAnsi"/>
        </w:rPr>
        <w:fldChar w:fldCharType="end"/>
      </w:r>
      <w:r w:rsidR="00E669BE">
        <w:rPr>
          <w:rFonts w:cstheme="minorHAnsi"/>
        </w:rPr>
        <w:t xml:space="preserve">. </w:t>
      </w:r>
      <w:r w:rsidR="00E669BE" w:rsidRPr="00A92848">
        <w:rPr>
          <w:rFonts w:cstheme="minorHAnsi"/>
        </w:rPr>
        <w:t xml:space="preserve">The Global Burden of Disease study has shown that RHD </w:t>
      </w:r>
      <w:r w:rsidR="00E669BE">
        <w:rPr>
          <w:rFonts w:cstheme="minorHAnsi"/>
        </w:rPr>
        <w:t>affects nearly five million more people than HIV and</w:t>
      </w:r>
      <w:r w:rsidR="00E669BE" w:rsidRPr="00A92848">
        <w:rPr>
          <w:rFonts w:cstheme="minorHAnsi"/>
        </w:rPr>
        <w:t xml:space="preserve"> caus</w:t>
      </w:r>
      <w:r w:rsidR="004D5534">
        <w:rPr>
          <w:rFonts w:cstheme="minorHAnsi"/>
        </w:rPr>
        <w:t>es</w:t>
      </w:r>
      <w:r w:rsidR="00E669BE" w:rsidRPr="00A92848">
        <w:rPr>
          <w:rFonts w:cstheme="minorHAnsi"/>
        </w:rPr>
        <w:t xml:space="preserve"> about 10 million disability adjusted life years lost globally.</w:t>
      </w:r>
      <w:r w:rsidR="00E669BE">
        <w:rPr>
          <w:rFonts w:cstheme="minorHAnsi"/>
        </w:rPr>
        <w:t xml:space="preserve"> </w:t>
      </w:r>
    </w:p>
    <w:p w14:paraId="21A5C807" w14:textId="77777777" w:rsidR="003C4EB9" w:rsidRDefault="003C4EB9" w:rsidP="004458F6">
      <w:pPr>
        <w:spacing w:line="480" w:lineRule="auto"/>
        <w:jc w:val="both"/>
        <w:rPr>
          <w:rFonts w:cstheme="minorHAnsi"/>
        </w:rPr>
      </w:pPr>
    </w:p>
    <w:p w14:paraId="30064932" w14:textId="107F0F59" w:rsidR="002118D0" w:rsidRDefault="00E669BE" w:rsidP="004458F6">
      <w:pPr>
        <w:spacing w:line="480" w:lineRule="auto"/>
        <w:jc w:val="both"/>
        <w:rPr>
          <w:rFonts w:cstheme="minorHAnsi"/>
          <w:spacing w:val="-4"/>
          <w:lang w:val="en-GB"/>
        </w:rPr>
      </w:pPr>
      <w:r>
        <w:rPr>
          <w:rFonts w:cstheme="minorHAnsi"/>
          <w:spacing w:val="-4"/>
          <w:lang w:val="en-GB"/>
        </w:rPr>
        <w:t xml:space="preserve">Group A Streptococcus (GAS) is the etiological agent triggering </w:t>
      </w:r>
      <w:r w:rsidR="007B0958">
        <w:rPr>
          <w:rFonts w:cstheme="minorHAnsi"/>
          <w:spacing w:val="-4"/>
          <w:lang w:val="en-GB"/>
        </w:rPr>
        <w:t>A</w:t>
      </w:r>
      <w:r>
        <w:rPr>
          <w:rFonts w:cstheme="minorHAnsi"/>
          <w:spacing w:val="-4"/>
          <w:lang w:val="en-GB"/>
        </w:rPr>
        <w:t xml:space="preserve">cute </w:t>
      </w:r>
      <w:r w:rsidR="007B0958">
        <w:rPr>
          <w:rFonts w:cstheme="minorHAnsi"/>
          <w:spacing w:val="-4"/>
          <w:lang w:val="en-GB"/>
        </w:rPr>
        <w:t>R</w:t>
      </w:r>
      <w:r>
        <w:rPr>
          <w:rFonts w:cstheme="minorHAnsi"/>
          <w:spacing w:val="-4"/>
          <w:lang w:val="en-GB"/>
        </w:rPr>
        <w:t xml:space="preserve">heumatic </w:t>
      </w:r>
      <w:r w:rsidR="007B0958">
        <w:rPr>
          <w:rFonts w:cstheme="minorHAnsi"/>
          <w:spacing w:val="-4"/>
          <w:lang w:val="en-GB"/>
        </w:rPr>
        <w:t>F</w:t>
      </w:r>
      <w:r>
        <w:rPr>
          <w:rFonts w:cstheme="minorHAnsi"/>
          <w:spacing w:val="-4"/>
          <w:lang w:val="en-GB"/>
        </w:rPr>
        <w:t xml:space="preserve">ever (ARF), with evidence of molecular mimicry </w:t>
      </w:r>
      <w:r w:rsidR="00F264E9">
        <w:rPr>
          <w:rFonts w:cstheme="minorHAnsi"/>
          <w:spacing w:val="-4"/>
          <w:lang w:val="en-GB"/>
        </w:rPr>
        <w:t>by</w:t>
      </w:r>
      <w:r>
        <w:rPr>
          <w:rFonts w:cstheme="minorHAnsi"/>
          <w:spacing w:val="-4"/>
          <w:lang w:val="en-GB"/>
        </w:rPr>
        <w:t xml:space="preserve"> the M protein on the bacteria</w:t>
      </w:r>
      <w:r w:rsidR="00F264E9">
        <w:rPr>
          <w:rFonts w:cstheme="minorHAnsi"/>
          <w:spacing w:val="-4"/>
          <w:lang w:val="en-GB"/>
        </w:rPr>
        <w:t xml:space="preserve">, which shares </w:t>
      </w:r>
      <w:r>
        <w:rPr>
          <w:rFonts w:cstheme="minorHAnsi"/>
          <w:spacing w:val="-4"/>
          <w:lang w:val="en-GB"/>
        </w:rPr>
        <w:t>an α-helical coiled structure with cardiac proteins such as myosin</w:t>
      </w:r>
      <w:r w:rsidR="00E23EFA">
        <w:rPr>
          <w:rFonts w:cstheme="minorHAnsi"/>
          <w:spacing w:val="-4"/>
          <w:lang w:val="en-GB"/>
        </w:rPr>
        <w:t xml:space="preserve"> </w:t>
      </w:r>
      <w:r w:rsidR="00E656AC">
        <w:rPr>
          <w:rFonts w:cstheme="minorHAnsi"/>
          <w:spacing w:val="-4"/>
          <w:lang w:val="en-GB"/>
        </w:rPr>
        <w:fldChar w:fldCharType="begin">
          <w:fldData xml:space="preserve">PEVuZE5vdGU+PENpdGU+PEF1dGhvcj5DYXJhcGV0aXM8L0F1dGhvcj48WWVhcj4yMDE2PC9ZZWFy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</w:fldData>
        </w:fldChar>
      </w:r>
      <w:r w:rsidR="00575383">
        <w:rPr>
          <w:rFonts w:cstheme="minorHAnsi"/>
          <w:spacing w:val="-4"/>
          <w:lang w:val="en-GB"/>
        </w:rPr>
        <w:instrText xml:space="preserve"> ADDIN EN.CITE </w:instrText>
      </w:r>
      <w:r w:rsidR="00575383">
        <w:rPr>
          <w:rFonts w:cstheme="minorHAnsi"/>
          <w:spacing w:val="-4"/>
          <w:lang w:val="en-GB"/>
        </w:rPr>
        <w:fldChar w:fldCharType="begin">
          <w:fldData xml:space="preserve">PEVuZE5vdGU+PENpdGU+PEF1dGhvcj5DYXJhcGV0aXM8L0F1dGhvcj48WWVhcj4yMDE2PC9ZZWFy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</w:fldData>
        </w:fldChar>
      </w:r>
      <w:r w:rsidR="00575383">
        <w:rPr>
          <w:rFonts w:cstheme="minorHAnsi"/>
          <w:spacing w:val="-4"/>
          <w:lang w:val="en-GB"/>
        </w:rPr>
        <w:instrText xml:space="preserve"> ADDIN EN.CITE.DATA </w:instrText>
      </w:r>
      <w:r w:rsidR="00575383">
        <w:rPr>
          <w:rFonts w:cstheme="minorHAnsi"/>
          <w:spacing w:val="-4"/>
          <w:lang w:val="en-GB"/>
        </w:rPr>
      </w:r>
      <w:r w:rsidR="00575383">
        <w:rPr>
          <w:rFonts w:cstheme="minorHAnsi"/>
          <w:spacing w:val="-4"/>
          <w:lang w:val="en-GB"/>
        </w:rPr>
        <w:fldChar w:fldCharType="end"/>
      </w:r>
      <w:r w:rsidR="00E656AC">
        <w:rPr>
          <w:rFonts w:cstheme="minorHAnsi"/>
          <w:spacing w:val="-4"/>
          <w:lang w:val="en-GB"/>
        </w:rPr>
        <w:fldChar w:fldCharType="separate"/>
      </w:r>
      <w:r w:rsidR="00575383" w:rsidRPr="00575383">
        <w:rPr>
          <w:rFonts w:cstheme="minorHAnsi"/>
          <w:noProof/>
          <w:spacing w:val="-4"/>
          <w:vertAlign w:val="superscript"/>
          <w:lang w:val="en-GB"/>
        </w:rPr>
        <w:t>5</w:t>
      </w:r>
      <w:r w:rsidR="00E656AC">
        <w:rPr>
          <w:rFonts w:cstheme="minorHAnsi"/>
          <w:spacing w:val="-4"/>
          <w:lang w:val="en-GB"/>
        </w:rPr>
        <w:fldChar w:fldCharType="end"/>
      </w:r>
      <w:r>
        <w:rPr>
          <w:rFonts w:cstheme="minorHAnsi"/>
          <w:spacing w:val="-4"/>
          <w:lang w:val="en-GB"/>
        </w:rPr>
        <w:t xml:space="preserve">. </w:t>
      </w:r>
      <w:r w:rsidR="00F264E9">
        <w:rPr>
          <w:rFonts w:cstheme="minorHAnsi"/>
          <w:spacing w:val="-4"/>
          <w:lang w:val="en-GB"/>
        </w:rPr>
        <w:t>A</w:t>
      </w:r>
      <w:r>
        <w:rPr>
          <w:rFonts w:cstheme="minorHAnsi"/>
          <w:spacing w:val="-4"/>
          <w:lang w:val="en-GB"/>
        </w:rPr>
        <w:t xml:space="preserve">ntibodies </w:t>
      </w:r>
      <w:r w:rsidR="0052027A">
        <w:rPr>
          <w:rFonts w:cstheme="minorHAnsi"/>
          <w:spacing w:val="-4"/>
          <w:lang w:val="en-GB"/>
        </w:rPr>
        <w:t xml:space="preserve">to </w:t>
      </w:r>
      <w:r>
        <w:rPr>
          <w:rFonts w:cstheme="minorHAnsi"/>
          <w:spacing w:val="-4"/>
          <w:lang w:val="en-GB"/>
        </w:rPr>
        <w:t xml:space="preserve">the M protein cross-react with heart tissues, leading to carditis and other </w:t>
      </w:r>
      <w:r w:rsidR="0052027A">
        <w:rPr>
          <w:rFonts w:cstheme="minorHAnsi"/>
          <w:spacing w:val="-4"/>
          <w:lang w:val="en-GB"/>
        </w:rPr>
        <w:t>systemic manifestations such as arthritis</w:t>
      </w:r>
      <w:r>
        <w:rPr>
          <w:rFonts w:cstheme="minorHAnsi"/>
          <w:spacing w:val="-4"/>
          <w:lang w:val="en-GB"/>
        </w:rPr>
        <w:t xml:space="preserve"> </w:t>
      </w:r>
      <w:r>
        <w:rPr>
          <w:rFonts w:cstheme="minorHAnsi"/>
          <w:spacing w:val="-4"/>
          <w:lang w:val="en-GB"/>
        </w:rPr>
        <w:fldChar w:fldCharType="begin">
          <w:fldData xml:space="preserve">PEVuZE5vdGU+PENpdGU+PEF1dGhvcj5GYcOpPC9BdXRob3I+PFllYXI+MjAwNjwvWWVhcj48UmVj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</w:fldData>
        </w:fldChar>
      </w:r>
      <w:r w:rsidR="00575383">
        <w:rPr>
          <w:rFonts w:cstheme="minorHAnsi"/>
          <w:spacing w:val="-4"/>
          <w:lang w:val="en-GB"/>
        </w:rPr>
        <w:instrText xml:space="preserve"> ADDIN EN.CITE </w:instrText>
      </w:r>
      <w:r w:rsidR="00575383">
        <w:rPr>
          <w:rFonts w:cstheme="minorHAnsi"/>
          <w:spacing w:val="-4"/>
          <w:lang w:val="en-GB"/>
        </w:rPr>
        <w:fldChar w:fldCharType="begin">
          <w:fldData xml:space="preserve">PEVuZE5vdGU+PENpdGU+PEF1dGhvcj5GYcOpPC9BdXRob3I+PFllYXI+MjAwNjwvWWVhcj48UmVj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</w:fldData>
        </w:fldChar>
      </w:r>
      <w:r w:rsidR="00575383">
        <w:rPr>
          <w:rFonts w:cstheme="minorHAnsi"/>
          <w:spacing w:val="-4"/>
          <w:lang w:val="en-GB"/>
        </w:rPr>
        <w:instrText xml:space="preserve"> ADDIN EN.CITE.DATA </w:instrText>
      </w:r>
      <w:r w:rsidR="00575383">
        <w:rPr>
          <w:rFonts w:cstheme="minorHAnsi"/>
          <w:spacing w:val="-4"/>
          <w:lang w:val="en-GB"/>
        </w:rPr>
      </w:r>
      <w:r w:rsidR="00575383">
        <w:rPr>
          <w:rFonts w:cstheme="minorHAnsi"/>
          <w:spacing w:val="-4"/>
          <w:lang w:val="en-GB"/>
        </w:rPr>
        <w:fldChar w:fldCharType="end"/>
      </w:r>
      <w:r>
        <w:rPr>
          <w:rFonts w:cstheme="minorHAnsi"/>
          <w:spacing w:val="-4"/>
          <w:lang w:val="en-GB"/>
        </w:rPr>
        <w:fldChar w:fldCharType="separate"/>
      </w:r>
      <w:r w:rsidR="00575383" w:rsidRPr="00575383">
        <w:rPr>
          <w:rFonts w:cstheme="minorHAnsi"/>
          <w:noProof/>
          <w:spacing w:val="-4"/>
          <w:vertAlign w:val="superscript"/>
          <w:lang w:val="en-GB"/>
        </w:rPr>
        <w:t>6, 7</w:t>
      </w:r>
      <w:r>
        <w:rPr>
          <w:rFonts w:cstheme="minorHAnsi"/>
          <w:spacing w:val="-4"/>
          <w:lang w:val="en-GB"/>
        </w:rPr>
        <w:fldChar w:fldCharType="end"/>
      </w:r>
      <w:r w:rsidR="009D6F83">
        <w:rPr>
          <w:rFonts w:cstheme="minorHAnsi"/>
          <w:spacing w:val="-4"/>
          <w:lang w:val="en-GB"/>
        </w:rPr>
        <w:t>.</w:t>
      </w:r>
      <w:r>
        <w:rPr>
          <w:rFonts w:cstheme="minorHAnsi"/>
          <w:spacing w:val="-4"/>
          <w:lang w:val="en-GB"/>
        </w:rPr>
        <w:t xml:space="preserve"> </w:t>
      </w:r>
      <w:r w:rsidR="00CE59E6">
        <w:rPr>
          <w:rFonts w:cstheme="minorHAnsi"/>
          <w:spacing w:val="-4"/>
          <w:lang w:val="en-GB"/>
        </w:rPr>
        <w:t>The current dominant but yet to be proved understanding, is that progression to chronic RHD occurs through a pathway that includes repeated episodes of subclinical ARF in genetically susceptible individuals and  interactions between host genes, GAS infections and social conditions of poverty</w:t>
      </w:r>
      <w:r w:rsidRPr="004D62B9">
        <w:rPr>
          <w:rFonts w:cstheme="minorHAnsi"/>
          <w:spacing w:val="-4"/>
          <w:lang w:val="en-GB"/>
        </w:rPr>
        <w:fldChar w:fldCharType="begin"/>
      </w:r>
      <w:r w:rsidR="00575383">
        <w:rPr>
          <w:rFonts w:cstheme="minorHAnsi"/>
          <w:spacing w:val="-4"/>
          <w:lang w:val="en-GB"/>
        </w:rPr>
        <w:instrText xml:space="preserve"> ADDIN EN.CITE &lt;EndNote&gt;&lt;Cite&gt;&lt;Author&gt;Carapetis&lt;/Author&gt;&lt;Year&gt;2005&lt;/Year&gt;&lt;RecNum&gt;215&lt;/RecNum&gt;&lt;DisplayText&gt;&lt;style face="superscript"&gt;8&lt;/style&gt;&lt;/DisplayText&gt;&lt;record&gt;&lt;rec-number&gt;215&lt;/rec-number&gt;&lt;foreign-keys&gt;&lt;key app="EN" db-id="9pf0zxw04arrrped9f65zxsra5xdfs529e00" timestamp="1529928608"&gt;215&lt;/key&gt;&lt;/foreign-keys&gt;&lt;ref-type name="Journal Article"&gt;17&lt;/ref-type&gt;&lt;contributors&gt;&lt;authors&gt;&lt;author&gt;Carapetis, Jonathan R&lt;/author&gt;&lt;author&gt;Steer, Andrew C&lt;/author&gt;&lt;author&gt;Mulholland, E Kim&lt;/author&gt;&lt;author&gt;Weber, Martin&lt;/author&gt;&lt;/authors&gt;&lt;/contributors&gt;&lt;titles&gt;&lt;title&gt;The global burden of group A streptococcal diseases&lt;/title&gt;&lt;secondary-title&gt;The Lancet infectious diseases&lt;/secondary-title&gt;&lt;/titles&gt;&lt;periodical&gt;&lt;full-title&gt;The Lancet infectious diseases&lt;/full-title&gt;&lt;/periodical&gt;&lt;pages&gt;685-694&lt;/pages&gt;&lt;volume&gt;5&lt;/volume&gt;&lt;number&gt;11&lt;/number&gt;&lt;dates&gt;&lt;year&gt;2005&lt;/year&gt;&lt;/dates&gt;&lt;isbn&gt;1473-3099&lt;/isbn&gt;&lt;urls&gt;&lt;/urls&gt;&lt;/record&gt;&lt;/Cite&gt;&lt;/EndNote&gt;</w:instrText>
      </w:r>
      <w:r w:rsidRPr="004D62B9">
        <w:rPr>
          <w:rFonts w:cstheme="minorHAnsi"/>
          <w:spacing w:val="-4"/>
          <w:lang w:val="en-GB"/>
        </w:rPr>
        <w:fldChar w:fldCharType="separate"/>
      </w:r>
      <w:r w:rsidR="00575383" w:rsidRPr="00575383">
        <w:rPr>
          <w:rFonts w:cstheme="minorHAnsi"/>
          <w:noProof/>
          <w:spacing w:val="-4"/>
          <w:vertAlign w:val="superscript"/>
          <w:lang w:val="en-GB"/>
        </w:rPr>
        <w:t>8</w:t>
      </w:r>
      <w:r w:rsidRPr="004D62B9">
        <w:rPr>
          <w:rFonts w:cstheme="minorHAnsi"/>
          <w:spacing w:val="-4"/>
          <w:lang w:val="en-GB"/>
        </w:rPr>
        <w:fldChar w:fldCharType="end"/>
      </w:r>
      <w:r>
        <w:rPr>
          <w:rFonts w:cstheme="minorHAnsi"/>
          <w:spacing w:val="-4"/>
          <w:lang w:val="en-GB"/>
        </w:rPr>
        <w:t xml:space="preserve">. </w:t>
      </w:r>
    </w:p>
    <w:p w14:paraId="4B34AEB0" w14:textId="77777777" w:rsidR="003C4EB9" w:rsidRDefault="003C4EB9" w:rsidP="004458F6">
      <w:pPr>
        <w:spacing w:line="480" w:lineRule="auto"/>
        <w:jc w:val="both"/>
        <w:rPr>
          <w:rFonts w:cstheme="minorHAnsi"/>
          <w:spacing w:val="-4"/>
          <w:lang w:val="en-GB"/>
        </w:rPr>
      </w:pPr>
    </w:p>
    <w:p w14:paraId="5AC5E64C" w14:textId="333AE1CD" w:rsidR="00E669BE" w:rsidRDefault="00E669BE" w:rsidP="004458F6">
      <w:pPr>
        <w:spacing w:line="480" w:lineRule="auto"/>
        <w:jc w:val="both"/>
        <w:rPr>
          <w:rFonts w:cstheme="minorHAnsi"/>
        </w:rPr>
      </w:pPr>
      <w:r>
        <w:rPr>
          <w:rFonts w:cstheme="minorHAnsi"/>
          <w:spacing w:val="-4"/>
          <w:lang w:val="en-GB"/>
        </w:rPr>
        <w:t xml:space="preserve">RHD demonstrates a </w:t>
      </w:r>
      <w:r w:rsidR="00CE59E6">
        <w:rPr>
          <w:rFonts w:cstheme="minorHAnsi"/>
          <w:spacing w:val="-4"/>
          <w:lang w:val="en-GB"/>
        </w:rPr>
        <w:t xml:space="preserve">wide </w:t>
      </w:r>
      <w:proofErr w:type="spellStart"/>
      <w:r w:rsidR="00CE59E6">
        <w:rPr>
          <w:rFonts w:cstheme="minorHAnsi"/>
          <w:spacing w:val="-4"/>
          <w:lang w:val="en-GB"/>
        </w:rPr>
        <w:t>specturm</w:t>
      </w:r>
      <w:proofErr w:type="spellEnd"/>
      <w:r w:rsidR="00CE59E6">
        <w:rPr>
          <w:rFonts w:cstheme="minorHAnsi"/>
          <w:spacing w:val="-4"/>
          <w:lang w:val="en-GB"/>
        </w:rPr>
        <w:t xml:space="preserve"> </w:t>
      </w:r>
      <w:r>
        <w:rPr>
          <w:rFonts w:cstheme="minorHAnsi"/>
          <w:spacing w:val="-4"/>
          <w:lang w:val="en-GB"/>
        </w:rPr>
        <w:t>of symptoms</w:t>
      </w:r>
      <w:r w:rsidR="004D5534">
        <w:rPr>
          <w:rFonts w:cstheme="minorHAnsi"/>
          <w:spacing w:val="-4"/>
          <w:lang w:val="en-GB"/>
        </w:rPr>
        <w:t xml:space="preserve"> and signs</w:t>
      </w:r>
      <w:r>
        <w:rPr>
          <w:rFonts w:cstheme="minorHAnsi"/>
          <w:spacing w:val="-4"/>
          <w:lang w:val="en-GB"/>
        </w:rPr>
        <w:t xml:space="preserve">, </w:t>
      </w:r>
      <w:r w:rsidR="00CE59E6">
        <w:rPr>
          <w:rFonts w:cstheme="minorHAnsi"/>
          <w:spacing w:val="-4"/>
          <w:lang w:val="en-GB"/>
        </w:rPr>
        <w:t xml:space="preserve">with </w:t>
      </w:r>
      <w:r>
        <w:rPr>
          <w:rFonts w:cstheme="minorHAnsi"/>
          <w:spacing w:val="-4"/>
          <w:lang w:val="en-GB"/>
        </w:rPr>
        <w:t xml:space="preserve">no single </w:t>
      </w:r>
      <w:r w:rsidR="00CE59E6">
        <w:rPr>
          <w:rFonts w:cstheme="minorHAnsi"/>
          <w:spacing w:val="-4"/>
          <w:lang w:val="en-GB"/>
        </w:rPr>
        <w:t xml:space="preserve">available </w:t>
      </w:r>
      <w:r>
        <w:rPr>
          <w:rFonts w:cstheme="minorHAnsi"/>
        </w:rPr>
        <w:t xml:space="preserve">confirmatory </w:t>
      </w:r>
      <w:r w:rsidR="004D5534">
        <w:rPr>
          <w:rFonts w:cstheme="minorHAnsi"/>
        </w:rPr>
        <w:t xml:space="preserve">laboratory </w:t>
      </w:r>
      <w:r>
        <w:rPr>
          <w:rFonts w:cstheme="minorHAnsi"/>
        </w:rPr>
        <w:t>test</w:t>
      </w:r>
      <w:r w:rsidR="0052027A">
        <w:rPr>
          <w:rFonts w:cstheme="minorHAnsi"/>
        </w:rPr>
        <w:t xml:space="preserve"> add</w:t>
      </w:r>
      <w:r w:rsidR="00CE59E6">
        <w:rPr>
          <w:rFonts w:cstheme="minorHAnsi"/>
        </w:rPr>
        <w:t>ing</w:t>
      </w:r>
      <w:r>
        <w:rPr>
          <w:rFonts w:cstheme="minorHAnsi"/>
        </w:rPr>
        <w:t xml:space="preserve"> to the difficulty in the diagnosis of early RHD cases and thus, treatment </w:t>
      </w:r>
      <w:r>
        <w:rPr>
          <w:rFonts w:cstheme="minorHAnsi"/>
        </w:rPr>
        <w:fldChar w:fldCharType="begin">
          <w:fldData xml:space="preserve">PEVuZE5vdGU+PENpdGU+PEF1dGhvcj5adWhsa2U8L0F1dGhvcj48WWVhcj4yMDE1PC9ZZWFyPjxS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==
</w:fldData>
        </w:fldChar>
      </w:r>
      <w:r w:rsidR="00575383">
        <w:rPr>
          <w:rFonts w:cstheme="minorHAnsi"/>
        </w:rPr>
        <w:instrText xml:space="preserve"> ADDIN EN.CITE </w:instrText>
      </w:r>
      <w:r w:rsidR="00575383">
        <w:rPr>
          <w:rFonts w:cstheme="minorHAnsi"/>
        </w:rPr>
        <w:fldChar w:fldCharType="begin">
          <w:fldData xml:space="preserve">PEVuZE5vdGU+PENpdGU+PEF1dGhvcj5adWhsa2U8L0F1dGhvcj48WWVhcj4yMDE1PC9ZZWFyPjxS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==
</w:fldData>
        </w:fldChar>
      </w:r>
      <w:r w:rsidR="00575383">
        <w:rPr>
          <w:rFonts w:cstheme="minorHAnsi"/>
        </w:rPr>
        <w:instrText xml:space="preserve"> ADDIN EN.CITE.DATA </w:instrText>
      </w:r>
      <w:r w:rsidR="00575383">
        <w:rPr>
          <w:rFonts w:cstheme="minorHAnsi"/>
        </w:rPr>
      </w:r>
      <w:r w:rsidR="00575383">
        <w:rPr>
          <w:rFonts w:cstheme="minorHAnsi"/>
        </w:rPr>
        <w:fldChar w:fldCharType="end"/>
      </w:r>
      <w:r>
        <w:rPr>
          <w:rFonts w:cstheme="minorHAnsi"/>
        </w:rPr>
        <w:fldChar w:fldCharType="separate"/>
      </w:r>
      <w:r w:rsidR="00575383" w:rsidRPr="00575383">
        <w:rPr>
          <w:rFonts w:cstheme="minorHAnsi"/>
          <w:noProof/>
          <w:vertAlign w:val="superscript"/>
        </w:rPr>
        <w:t>9</w:t>
      </w:r>
      <w:r>
        <w:rPr>
          <w:rFonts w:cstheme="minorHAnsi"/>
        </w:rPr>
        <w:fldChar w:fldCharType="end"/>
      </w:r>
      <w:r>
        <w:rPr>
          <w:rFonts w:cstheme="minorHAnsi"/>
        </w:rPr>
        <w:t>. Current diagnostic measures</w:t>
      </w:r>
      <w:r w:rsidR="00F264E9">
        <w:rPr>
          <w:rFonts w:cstheme="minorHAnsi"/>
        </w:rPr>
        <w:t xml:space="preserve"> for </w:t>
      </w:r>
      <w:r w:rsidR="007B0958">
        <w:rPr>
          <w:rFonts w:cstheme="minorHAnsi"/>
        </w:rPr>
        <w:t>ARF</w:t>
      </w:r>
      <w:r>
        <w:rPr>
          <w:rFonts w:cstheme="minorHAnsi"/>
        </w:rPr>
        <w:t xml:space="preserve"> rely on the </w:t>
      </w:r>
      <w:r w:rsidR="00A172B0">
        <w:rPr>
          <w:rFonts w:cstheme="minorHAnsi"/>
        </w:rPr>
        <w:t xml:space="preserve">2015 </w:t>
      </w:r>
      <w:r w:rsidR="0080498B">
        <w:rPr>
          <w:rFonts w:cs="Arial"/>
          <w:spacing w:val="-4"/>
          <w:lang w:val="en-GB"/>
        </w:rPr>
        <w:t xml:space="preserve">revised Jones </w:t>
      </w:r>
      <w:r w:rsidR="007B0958">
        <w:rPr>
          <w:rFonts w:cs="Arial"/>
          <w:spacing w:val="-4"/>
          <w:lang w:val="en-GB"/>
        </w:rPr>
        <w:t>criteria</w:t>
      </w:r>
      <w:r>
        <w:rPr>
          <w:rFonts w:cstheme="minorHAnsi"/>
        </w:rPr>
        <w:t xml:space="preserve"> </w:t>
      </w:r>
      <w:r w:rsidR="006F2687">
        <w:rPr>
          <w:rFonts w:cstheme="minorHAnsi"/>
        </w:rPr>
        <w:fldChar w:fldCharType="begin"/>
      </w:r>
      <w:r w:rsidR="00575383">
        <w:rPr>
          <w:rFonts w:cstheme="minorHAnsi"/>
        </w:rPr>
        <w:instrText xml:space="preserve"> ADDIN EN.CITE &lt;EndNote&gt;&lt;Cite&gt;&lt;Author&gt;Gewitz&lt;/Author&gt;&lt;Year&gt;2015&lt;/Year&gt;&lt;RecNum&gt;423&lt;/RecNum&gt;&lt;DisplayText&gt;&lt;style face="superscript"&gt;10&lt;/style&gt;&lt;/DisplayText&gt;&lt;record&gt;&lt;rec-number&gt;423&lt;/rec-number&gt;&lt;foreign-keys&gt;&lt;key app="EN" db-id="9pf0zxw04arrrped9f65zxsra5xdfs529e00" timestamp="1551429140"&gt;423&lt;/key&gt;&lt;/foreign-keys&gt;&lt;ref-type name="Journal Article"&gt;17&lt;/ref-type&gt;&lt;contributors&gt;&lt;authors&gt;&lt;author&gt;Gewitz, Michael H&lt;/author&gt;&lt;author&gt;Baltimore, Robert S&lt;/author&gt;&lt;author&gt;Tani, Lloyd Y&lt;/author&gt;&lt;author&gt;Sable, Craig A&lt;/author&gt;&lt;author&gt;Shulman, Stanford T&lt;/author&gt;&lt;author&gt;Carapetis, Jonathan&lt;/author&gt;&lt;author&gt;Remenyi, Bo&lt;/author&gt;&lt;author&gt;Taubert, Kathryn A&lt;/author&gt;&lt;author&gt;Bolger, Ann F&lt;/author&gt;&lt;author&gt;Beerman, Lee &lt;/author&gt;&lt;/authors&gt;&lt;/contributors&gt;&lt;titles&gt;&lt;title&gt;Revision of the Jones Criteria for the diagnosis of acute rheumatic fever in the era of Doppler echocardiography: a scientific statement from the American Heart Association&lt;/title&gt;&lt;secondary-title&gt;Circulation&lt;/secondary-title&gt;&lt;/titles&gt;&lt;periodical&gt;&lt;full-title&gt;Circulation&lt;/full-title&gt;&lt;/periodical&gt;&lt;pages&gt;1806-1818&lt;/pages&gt;&lt;volume&gt;131&lt;/volume&gt;&lt;number&gt;20&lt;/number&gt;&lt;dates&gt;&lt;year&gt;2015&lt;/year&gt;&lt;/dates&gt;&lt;isbn&gt;0009-7322&lt;/isbn&gt;&lt;urls&gt;&lt;/urls&gt;&lt;/record&gt;&lt;/Cite&gt;&lt;/EndNote&gt;</w:instrText>
      </w:r>
      <w:r w:rsidR="006F2687">
        <w:rPr>
          <w:rFonts w:cstheme="minorHAnsi"/>
        </w:rPr>
        <w:fldChar w:fldCharType="separate"/>
      </w:r>
      <w:r w:rsidR="00575383" w:rsidRPr="00575383">
        <w:rPr>
          <w:rFonts w:cstheme="minorHAnsi"/>
          <w:noProof/>
          <w:vertAlign w:val="superscript"/>
        </w:rPr>
        <w:t>10</w:t>
      </w:r>
      <w:r w:rsidR="006F2687">
        <w:rPr>
          <w:rFonts w:cstheme="minorHAnsi"/>
        </w:rPr>
        <w:fldChar w:fldCharType="end"/>
      </w:r>
      <w:r w:rsidR="00A172B0">
        <w:rPr>
          <w:rFonts w:cstheme="minorHAnsi"/>
        </w:rPr>
        <w:t xml:space="preserve"> </w:t>
      </w:r>
      <w:r w:rsidR="00E23EFA">
        <w:rPr>
          <w:rFonts w:cstheme="minorHAnsi"/>
        </w:rPr>
        <w:t xml:space="preserve">incorporating </w:t>
      </w:r>
      <w:r>
        <w:rPr>
          <w:rFonts w:cstheme="minorHAnsi"/>
        </w:rPr>
        <w:t xml:space="preserve">echocardiography images of the heart valves </w:t>
      </w:r>
      <w:r>
        <w:rPr>
          <w:rFonts w:cstheme="minorHAnsi"/>
        </w:rPr>
        <w:fldChar w:fldCharType="begin"/>
      </w:r>
      <w:r w:rsidR="001B39BD">
        <w:rPr>
          <w:rFonts w:cstheme="minorHAnsi"/>
        </w:rPr>
        <w:instrText xml:space="preserve"> ADDIN EN.CITE &lt;EndNote&gt;&lt;Cite&gt;&lt;Author&gt;Tubridy-Clark&lt;/Author&gt;&lt;Year&gt;2007&lt;/Year&gt;&lt;RecNum&gt;455&lt;/RecNum&gt;&lt;DisplayText&gt;&lt;style face="superscript"&gt;11&lt;/style&gt;&lt;/DisplayText&gt;&lt;record&gt;&lt;rec-number&gt;455&lt;/rec-number&gt;&lt;foreign-keys&gt;&lt;key app="EN" db-id="9pf0zxw04arrrped9f65zxsra5xdfs529e00" timestamp="1570695537"&gt;455&lt;/key&gt;&lt;/foreign-keys&gt;&lt;ref-type name="Journal Article"&gt;17&lt;/ref-type&gt;&lt;contributors&gt;&lt;authors&gt;&lt;author&gt;Tubridy-Clark, M.&lt;/author&gt;&lt;author&gt;Carapetis, J. R.&lt;/author&gt;&lt;/authors&gt;&lt;/contributors&gt;&lt;auth-address&gt;Centre for International Child Health, University of Melbourne, Melbourne, Australia.&lt;/auth-address&gt;&lt;titles&gt;&lt;title&gt;Subclinical carditis in rheumatic fever: a systematic review&lt;/title&gt;&lt;secondary-title&gt;Int J Cardiol&lt;/secondary-title&gt;&lt;/titles&gt;&lt;periodical&gt;&lt;full-title&gt;Int J Cardiol&lt;/full-title&gt;&lt;/periodical&gt;&lt;pages&gt;54-8&lt;/pages&gt;&lt;volume&gt;119&lt;/volume&gt;&lt;number&gt;1&lt;/number&gt;&lt;edition&gt;2006/10/13&lt;/edition&gt;&lt;keywords&gt;&lt;keyword&gt;Acute Disease&lt;/keyword&gt;&lt;keyword&gt;Echocardiography&lt;/keyword&gt;&lt;keyword&gt;Global Health&lt;/keyword&gt;&lt;keyword&gt;Humans&lt;/keyword&gt;&lt;keyword&gt;Myocarditis/*diagnostic imaging/*epidemiology&lt;/keyword&gt;&lt;keyword&gt;Prevalence&lt;/keyword&gt;&lt;keyword&gt;Rheumatic Heart Disease/*diagnostic imaging/*epidemiology&lt;/keyword&gt;&lt;/keywords&gt;&lt;dates&gt;&lt;year&gt;2007&lt;/year&gt;&lt;pub-dates&gt;&lt;date&gt;Jun 25&lt;/date&gt;&lt;/pub-dates&gt;&lt;/dates&gt;&lt;isbn&gt;1874-1754 (Electronic)&amp;#xD;0167-5273 (Linking)&lt;/isbn&gt;&lt;accession-num&gt;17034886&lt;/accession-num&gt;&lt;urls&gt;&lt;related-urls&gt;&lt;url&gt;https://www.ncbi.nlm.nih.gov/pubmed/17034886&lt;/url&gt;&lt;/related-urls&gt;&lt;/urls&gt;&lt;electronic-resource-num&gt;10.1016/j.ijcard.2006.07.046&lt;/electronic-resource-num&gt;&lt;/record&gt;&lt;/Cite&gt;&lt;/EndNote&gt;</w:instrText>
      </w:r>
      <w:r>
        <w:rPr>
          <w:rFonts w:cstheme="minorHAnsi"/>
        </w:rPr>
        <w:fldChar w:fldCharType="separate"/>
      </w:r>
      <w:r w:rsidR="00575383" w:rsidRPr="00575383">
        <w:rPr>
          <w:rFonts w:cstheme="minorHAnsi"/>
          <w:noProof/>
          <w:vertAlign w:val="superscript"/>
        </w:rPr>
        <w:t>11</w:t>
      </w:r>
      <w:r>
        <w:rPr>
          <w:rFonts w:cstheme="minorHAnsi"/>
        </w:rPr>
        <w:fldChar w:fldCharType="end"/>
      </w:r>
      <w:r w:rsidR="00F264E9">
        <w:rPr>
          <w:rFonts w:cstheme="minorHAnsi"/>
        </w:rPr>
        <w:t xml:space="preserve">; </w:t>
      </w:r>
      <w:r w:rsidR="00E23EFA">
        <w:rPr>
          <w:rFonts w:cstheme="minorHAnsi"/>
        </w:rPr>
        <w:t xml:space="preserve">however, </w:t>
      </w:r>
      <w:r w:rsidR="00F264E9">
        <w:rPr>
          <w:rFonts w:cstheme="minorHAnsi"/>
        </w:rPr>
        <w:t xml:space="preserve">the availability of echocardiography </w:t>
      </w:r>
      <w:r w:rsidR="00F264E9">
        <w:rPr>
          <w:rFonts w:cstheme="minorHAnsi"/>
        </w:rPr>
        <w:lastRenderedPageBreak/>
        <w:t>is highly limited in poorer countries</w:t>
      </w:r>
      <w:r w:rsidR="004D5534">
        <w:rPr>
          <w:rFonts w:cstheme="minorHAnsi"/>
        </w:rPr>
        <w:t>.</w:t>
      </w:r>
      <w:r>
        <w:rPr>
          <w:rFonts w:cstheme="minorHAnsi"/>
        </w:rPr>
        <w:t xml:space="preserve"> </w:t>
      </w:r>
      <w:r w:rsidR="00A172B0">
        <w:rPr>
          <w:rFonts w:cstheme="minorHAnsi"/>
        </w:rPr>
        <w:t xml:space="preserve">A striking mismatch between high </w:t>
      </w:r>
      <w:proofErr w:type="spellStart"/>
      <w:r w:rsidR="00A172B0">
        <w:rPr>
          <w:rFonts w:cstheme="minorHAnsi"/>
        </w:rPr>
        <w:t>prevalences</w:t>
      </w:r>
      <w:proofErr w:type="spellEnd"/>
      <w:r w:rsidR="00A172B0">
        <w:rPr>
          <w:rFonts w:cstheme="minorHAnsi"/>
        </w:rPr>
        <w:t xml:space="preserve"> of RHD and low </w:t>
      </w:r>
      <w:proofErr w:type="spellStart"/>
      <w:r w:rsidR="00A172B0">
        <w:rPr>
          <w:rFonts w:cstheme="minorHAnsi"/>
        </w:rPr>
        <w:t>prevalences</w:t>
      </w:r>
      <w:proofErr w:type="spellEnd"/>
      <w:r w:rsidR="00A172B0">
        <w:rPr>
          <w:rFonts w:cstheme="minorHAnsi"/>
        </w:rPr>
        <w:t xml:space="preserve"> of previously diagnosed ARF in developing countries has been observed </w:t>
      </w:r>
      <w:r w:rsidR="00537555">
        <w:rPr>
          <w:rFonts w:cstheme="minorHAnsi"/>
        </w:rPr>
        <w:fldChar w:fldCharType="begin">
          <w:fldData xml:space="preserve">PEVuZE5vdGU+PENpdGU+PEF1dGhvcj5Pa2VsbG88L0F1dGhvcj48WWVhcj4yMDEzPC9ZZWFyPjxS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</w:fldData>
        </w:fldChar>
      </w:r>
      <w:r w:rsidR="00575383">
        <w:rPr>
          <w:rFonts w:cstheme="minorHAnsi"/>
        </w:rPr>
        <w:instrText xml:space="preserve"> ADDIN EN.CITE </w:instrText>
      </w:r>
      <w:r w:rsidR="00575383">
        <w:rPr>
          <w:rFonts w:cstheme="minorHAnsi"/>
        </w:rPr>
        <w:fldChar w:fldCharType="begin">
          <w:fldData xml:space="preserve">PEVuZE5vdGU+PENpdGU+PEF1dGhvcj5Pa2VsbG88L0F1dGhvcj48WWVhcj4yMDEzPC9ZZWFyPjxS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</w:fldData>
        </w:fldChar>
      </w:r>
      <w:r w:rsidR="00575383">
        <w:rPr>
          <w:rFonts w:cstheme="minorHAnsi"/>
        </w:rPr>
        <w:instrText xml:space="preserve"> ADDIN EN.CITE.DATA </w:instrText>
      </w:r>
      <w:r w:rsidR="00575383">
        <w:rPr>
          <w:rFonts w:cstheme="minorHAnsi"/>
        </w:rPr>
      </w:r>
      <w:r w:rsidR="00575383">
        <w:rPr>
          <w:rFonts w:cstheme="minorHAnsi"/>
        </w:rPr>
        <w:fldChar w:fldCharType="end"/>
      </w:r>
      <w:r w:rsidR="00537555">
        <w:rPr>
          <w:rFonts w:cstheme="minorHAnsi"/>
        </w:rPr>
        <w:fldChar w:fldCharType="separate"/>
      </w:r>
      <w:r w:rsidR="00575383" w:rsidRPr="00575383">
        <w:rPr>
          <w:rFonts w:cstheme="minorHAnsi"/>
          <w:noProof/>
          <w:vertAlign w:val="superscript"/>
        </w:rPr>
        <w:t>12, 13</w:t>
      </w:r>
      <w:r w:rsidR="00537555">
        <w:rPr>
          <w:rFonts w:cstheme="minorHAnsi"/>
        </w:rPr>
        <w:fldChar w:fldCharType="end"/>
      </w:r>
      <w:r w:rsidR="00537555">
        <w:rPr>
          <w:rFonts w:cstheme="minorHAnsi"/>
        </w:rPr>
        <w:t xml:space="preserve"> </w:t>
      </w:r>
      <w:r w:rsidR="00A172B0">
        <w:rPr>
          <w:rFonts w:cstheme="minorHAnsi"/>
        </w:rPr>
        <w:t xml:space="preserve">indicating that </w:t>
      </w:r>
      <w:r w:rsidR="00CE59E6" w:rsidRPr="00EA5AB2">
        <w:rPr>
          <w:rFonts w:cstheme="minorHAnsi"/>
        </w:rPr>
        <w:t xml:space="preserve">a significant proportion </w:t>
      </w:r>
      <w:r w:rsidR="00CE59E6">
        <w:rPr>
          <w:rFonts w:cstheme="minorHAnsi"/>
        </w:rPr>
        <w:t xml:space="preserve">of </w:t>
      </w:r>
      <w:r w:rsidR="00A172B0">
        <w:rPr>
          <w:rFonts w:cstheme="minorHAnsi"/>
        </w:rPr>
        <w:t xml:space="preserve">ARF cases are </w:t>
      </w:r>
      <w:r w:rsidR="00CE59E6">
        <w:rPr>
          <w:rFonts w:cstheme="minorHAnsi"/>
        </w:rPr>
        <w:t>undetected or undetectable with current tools,  and there is a missed opportunity to identity and intervene in, those at risk for progression to severe RHD</w:t>
      </w:r>
      <w:r w:rsidR="00537555">
        <w:rPr>
          <w:rFonts w:cstheme="minorHAnsi"/>
        </w:rPr>
        <w:fldChar w:fldCharType="begin">
          <w:fldData xml:space="preserve">PEVuZE5vdGU+PENpdGU+PEF1dGhvcj5HZXdpdHo8L0F1dGhvcj48WWVhcj4yMDE1PC9ZZWFyPjxS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</w:fldData>
        </w:fldChar>
      </w:r>
      <w:r w:rsidR="00575383">
        <w:rPr>
          <w:rFonts w:cstheme="minorHAnsi"/>
        </w:rPr>
        <w:instrText xml:space="preserve"> ADDIN EN.CITE </w:instrText>
      </w:r>
      <w:r w:rsidR="00575383">
        <w:rPr>
          <w:rFonts w:cstheme="minorHAnsi"/>
        </w:rPr>
        <w:fldChar w:fldCharType="begin">
          <w:fldData xml:space="preserve">PEVuZE5vdGU+PENpdGU+PEF1dGhvcj5HZXdpdHo8L0F1dGhvcj48WWVhcj4yMDE1PC9ZZWFyPjxS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</w:fldData>
        </w:fldChar>
      </w:r>
      <w:r w:rsidR="00575383">
        <w:rPr>
          <w:rFonts w:cstheme="minorHAnsi"/>
        </w:rPr>
        <w:instrText xml:space="preserve"> ADDIN EN.CITE.DATA </w:instrText>
      </w:r>
      <w:r w:rsidR="00575383">
        <w:rPr>
          <w:rFonts w:cstheme="minorHAnsi"/>
        </w:rPr>
      </w:r>
      <w:r w:rsidR="00575383">
        <w:rPr>
          <w:rFonts w:cstheme="minorHAnsi"/>
        </w:rPr>
        <w:fldChar w:fldCharType="end"/>
      </w:r>
      <w:r w:rsidR="00537555">
        <w:rPr>
          <w:rFonts w:cstheme="minorHAnsi"/>
        </w:rPr>
        <w:fldChar w:fldCharType="separate"/>
      </w:r>
      <w:r w:rsidR="00575383" w:rsidRPr="00575383">
        <w:rPr>
          <w:rFonts w:cstheme="minorHAnsi"/>
          <w:noProof/>
          <w:vertAlign w:val="superscript"/>
        </w:rPr>
        <w:t>10, 14</w:t>
      </w:r>
      <w:r w:rsidR="00537555">
        <w:rPr>
          <w:rFonts w:cstheme="minorHAnsi"/>
        </w:rPr>
        <w:fldChar w:fldCharType="end"/>
      </w:r>
      <w:r w:rsidR="00A172B0">
        <w:rPr>
          <w:rFonts w:cstheme="minorHAnsi"/>
        </w:rPr>
        <w:t xml:space="preserve">. </w:t>
      </w:r>
      <w:r w:rsidR="00CE59E6">
        <w:rPr>
          <w:rFonts w:cstheme="minorHAnsi"/>
        </w:rPr>
        <w:t xml:space="preserve">Given the human and financial cost of this inability to recognize the disease until late in its course, a better understanding of the biological underpinnings of ARF and subsequent progression may present important targets for prevention and treatment. </w:t>
      </w:r>
      <w:r w:rsidR="000C5D17">
        <w:rPr>
          <w:rFonts w:cstheme="minorHAnsi"/>
        </w:rPr>
        <w:t>This study sought to complement o</w:t>
      </w:r>
      <w:r w:rsidR="00842632">
        <w:rPr>
          <w:rFonts w:cstheme="minorHAnsi"/>
        </w:rPr>
        <w:t>ur r</w:t>
      </w:r>
      <w:r w:rsidR="00935D94">
        <w:rPr>
          <w:rFonts w:cstheme="minorHAnsi"/>
        </w:rPr>
        <w:t>ecent GWAS study confirm</w:t>
      </w:r>
      <w:r w:rsidR="000C5D17">
        <w:rPr>
          <w:rFonts w:cstheme="minorHAnsi"/>
        </w:rPr>
        <w:t>ing</w:t>
      </w:r>
      <w:r w:rsidR="00935D94">
        <w:rPr>
          <w:rFonts w:cstheme="minorHAnsi"/>
        </w:rPr>
        <w:t xml:space="preserve"> an association between</w:t>
      </w:r>
      <w:r w:rsidR="00842632">
        <w:rPr>
          <w:rFonts w:cstheme="minorHAnsi"/>
        </w:rPr>
        <w:t xml:space="preserve"> RHD and </w:t>
      </w:r>
      <w:r w:rsidR="00935D94">
        <w:rPr>
          <w:rFonts w:cstheme="minorHAnsi"/>
        </w:rPr>
        <w:t>genetic suscepti</w:t>
      </w:r>
      <w:r w:rsidR="00842632">
        <w:rPr>
          <w:rFonts w:cstheme="minorHAnsi"/>
        </w:rPr>
        <w:t>bi</w:t>
      </w:r>
      <w:r w:rsidR="00935D94">
        <w:rPr>
          <w:rFonts w:cstheme="minorHAnsi"/>
        </w:rPr>
        <w:t>lity</w:t>
      </w:r>
      <w:r w:rsidR="00842632">
        <w:rPr>
          <w:rFonts w:cstheme="minorHAnsi"/>
        </w:rPr>
        <w:t xml:space="preserve"> loci in African individuals</w:t>
      </w:r>
      <w:r w:rsidR="000C5D17">
        <w:rPr>
          <w:rFonts w:cstheme="minorHAnsi"/>
        </w:rPr>
        <w:fldChar w:fldCharType="begin">
          <w:fldData xml:space="preserve">PEVuZE5vdGU+PENpdGU+PEF1dGhvcj5NYWNoaXBpc2E8L0F1dGhvcj48WWVhcj4yMDIxPC9ZZWFy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=
</w:fldData>
        </w:fldChar>
      </w:r>
      <w:r w:rsidR="00575383">
        <w:rPr>
          <w:rFonts w:cstheme="minorHAnsi"/>
        </w:rPr>
        <w:instrText xml:space="preserve"> ADDIN EN.CITE </w:instrText>
      </w:r>
      <w:r w:rsidR="00575383">
        <w:rPr>
          <w:rFonts w:cstheme="minorHAnsi"/>
        </w:rPr>
        <w:fldChar w:fldCharType="begin">
          <w:fldData xml:space="preserve">PEVuZE5vdGU+PENpdGU+PEF1dGhvcj5NYWNoaXBpc2E8L0F1dGhvcj48WWVhcj4yMDIxPC9ZZWFy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=
</w:fldData>
        </w:fldChar>
      </w:r>
      <w:r w:rsidR="00575383">
        <w:rPr>
          <w:rFonts w:cstheme="minorHAnsi"/>
        </w:rPr>
        <w:instrText xml:space="preserve"> ADDIN EN.CITE.DATA </w:instrText>
      </w:r>
      <w:r w:rsidR="00575383">
        <w:rPr>
          <w:rFonts w:cstheme="minorHAnsi"/>
        </w:rPr>
      </w:r>
      <w:r w:rsidR="00575383">
        <w:rPr>
          <w:rFonts w:cstheme="minorHAnsi"/>
        </w:rPr>
        <w:fldChar w:fldCharType="end"/>
      </w:r>
      <w:r w:rsidR="000C5D17">
        <w:rPr>
          <w:rFonts w:cstheme="minorHAnsi"/>
        </w:rPr>
        <w:fldChar w:fldCharType="separate"/>
      </w:r>
      <w:r w:rsidR="00575383" w:rsidRPr="00575383">
        <w:rPr>
          <w:rFonts w:cstheme="minorHAnsi"/>
          <w:noProof/>
          <w:vertAlign w:val="superscript"/>
        </w:rPr>
        <w:t>15</w:t>
      </w:r>
      <w:r w:rsidR="000C5D17">
        <w:rPr>
          <w:rFonts w:cstheme="minorHAnsi"/>
        </w:rPr>
        <w:fldChar w:fldCharType="end"/>
      </w:r>
      <w:r w:rsidR="000C5D17">
        <w:rPr>
          <w:rFonts w:cstheme="minorHAnsi"/>
        </w:rPr>
        <w:t xml:space="preserve"> through the i</w:t>
      </w:r>
      <w:r w:rsidR="004D5534">
        <w:rPr>
          <w:rFonts w:cstheme="minorHAnsi"/>
        </w:rPr>
        <w:t xml:space="preserve">dentification of a plasma protein signature of RHD </w:t>
      </w:r>
      <w:r w:rsidR="000C5D17">
        <w:rPr>
          <w:rFonts w:cstheme="minorHAnsi"/>
        </w:rPr>
        <w:t>that may</w:t>
      </w:r>
      <w:r w:rsidR="004D5534">
        <w:rPr>
          <w:rFonts w:cstheme="minorHAnsi"/>
        </w:rPr>
        <w:t xml:space="preserve"> aid biological understanding of the processes involved, and potentially point towards economically feasible interventions to prevent severe RHD in poorer countries based upon repurposing of readi</w:t>
      </w:r>
      <w:r w:rsidR="003107B1">
        <w:rPr>
          <w:rFonts w:cstheme="minorHAnsi"/>
        </w:rPr>
        <w:t>l</w:t>
      </w:r>
      <w:r w:rsidR="004D5534">
        <w:rPr>
          <w:rFonts w:cstheme="minorHAnsi"/>
        </w:rPr>
        <w:t>y available and inexpensive medicines.</w:t>
      </w:r>
      <w:r w:rsidR="002118D0">
        <w:rPr>
          <w:rFonts w:cstheme="minorHAnsi"/>
        </w:rPr>
        <w:t xml:space="preserve"> </w:t>
      </w:r>
    </w:p>
    <w:p w14:paraId="46C1C0F5" w14:textId="77777777" w:rsidR="003C4EB9" w:rsidRDefault="003C4EB9" w:rsidP="004458F6">
      <w:pPr>
        <w:spacing w:line="480" w:lineRule="auto"/>
        <w:jc w:val="both"/>
        <w:rPr>
          <w:rFonts w:cstheme="minorHAnsi"/>
          <w:spacing w:val="-4"/>
          <w:lang w:val="en-GB"/>
        </w:rPr>
      </w:pPr>
    </w:p>
    <w:p w14:paraId="234C6D85" w14:textId="06BBCA15" w:rsidR="0082447D" w:rsidRPr="00735009" w:rsidRDefault="003107B1" w:rsidP="004458F6">
      <w:pPr>
        <w:spacing w:line="480" w:lineRule="auto"/>
        <w:jc w:val="both"/>
        <w:rPr>
          <w:rFonts w:cstheme="minorHAnsi"/>
        </w:rPr>
      </w:pPr>
      <w:r>
        <w:rPr>
          <w:rFonts w:cstheme="minorHAnsi"/>
        </w:rPr>
        <w:t xml:space="preserve">Mass spectrometry of clinical specimens using the </w:t>
      </w:r>
      <w:r w:rsidR="00E669BE" w:rsidRPr="00903A13">
        <w:rPr>
          <w:rFonts w:cstheme="minorHAnsi"/>
        </w:rPr>
        <w:t xml:space="preserve">SWATH-MS </w:t>
      </w:r>
      <w:r>
        <w:rPr>
          <w:rFonts w:cstheme="minorHAnsi"/>
        </w:rPr>
        <w:t xml:space="preserve">technique </w:t>
      </w:r>
      <w:r w:rsidR="00735009">
        <w:rPr>
          <w:rFonts w:cstheme="minorHAnsi"/>
        </w:rPr>
        <w:t>implements</w:t>
      </w:r>
      <w:r w:rsidR="009116ED">
        <w:rPr>
          <w:rFonts w:cstheme="minorHAnsi"/>
        </w:rPr>
        <w:t xml:space="preserve"> a Data-Independent A</w:t>
      </w:r>
      <w:r w:rsidR="00E669BE">
        <w:rPr>
          <w:rFonts w:cstheme="minorHAnsi"/>
        </w:rPr>
        <w:t xml:space="preserve">cquisition (DIA) approach for precision identification and accurate quantification of proteins </w:t>
      </w:r>
      <w:r w:rsidR="00E669BE">
        <w:rPr>
          <w:rFonts w:cstheme="minorHAnsi"/>
        </w:rPr>
        <w:fldChar w:fldCharType="begin">
          <w:fldData xml:space="preserve">PEVuZE5vdGU+PENpdGU+PEF1dGhvcj5HaWxsZXQ8L0F1dGhvcj48WWVhcj4yMDEyPC9ZZWFyPjxS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=
</w:fldData>
        </w:fldChar>
      </w:r>
      <w:r w:rsidR="004F5CE3">
        <w:rPr>
          <w:rFonts w:cstheme="minorHAnsi"/>
        </w:rPr>
        <w:instrText xml:space="preserve"> ADDIN EN.CITE </w:instrText>
      </w:r>
      <w:r w:rsidR="004F5CE3">
        <w:rPr>
          <w:rFonts w:cstheme="minorHAnsi"/>
        </w:rPr>
        <w:fldChar w:fldCharType="begin">
          <w:fldData xml:space="preserve">PEVuZE5vdGU+PENpdGU+PEF1dGhvcj5HaWxsZXQ8L0F1dGhvcj48WWVhcj4yMDEyPC9ZZWFyPjxS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=
</w:fldData>
        </w:fldChar>
      </w:r>
      <w:r w:rsidR="004F5CE3">
        <w:rPr>
          <w:rFonts w:cstheme="minorHAnsi"/>
        </w:rPr>
        <w:instrText xml:space="preserve"> ADDIN EN.CITE.DATA </w:instrText>
      </w:r>
      <w:r w:rsidR="004F5CE3">
        <w:rPr>
          <w:rFonts w:cstheme="minorHAnsi"/>
        </w:rPr>
      </w:r>
      <w:r w:rsidR="004F5CE3">
        <w:rPr>
          <w:rFonts w:cstheme="minorHAnsi"/>
        </w:rPr>
        <w:fldChar w:fldCharType="end"/>
      </w:r>
      <w:r w:rsidR="00E669BE">
        <w:rPr>
          <w:rFonts w:cstheme="minorHAnsi"/>
        </w:rPr>
        <w:fldChar w:fldCharType="separate"/>
      </w:r>
      <w:r w:rsidR="00575383" w:rsidRPr="00575383">
        <w:rPr>
          <w:rFonts w:cstheme="minorHAnsi"/>
          <w:noProof/>
          <w:vertAlign w:val="superscript"/>
        </w:rPr>
        <w:t>16</w:t>
      </w:r>
      <w:r w:rsidR="00E669BE">
        <w:rPr>
          <w:rFonts w:cstheme="minorHAnsi"/>
        </w:rPr>
        <w:fldChar w:fldCharType="end"/>
      </w:r>
      <w:r w:rsidR="00E669BE">
        <w:rPr>
          <w:rFonts w:cstheme="minorHAnsi"/>
        </w:rPr>
        <w:t>. Briefly, the approach begins with the generation of precursor fragments coupled with further sequentially fragmented windows across the entire mass to</w:t>
      </w:r>
      <w:r w:rsidR="00843D5F">
        <w:rPr>
          <w:rFonts w:cstheme="minorHAnsi"/>
        </w:rPr>
        <w:t xml:space="preserve"> charge </w:t>
      </w:r>
      <w:r w:rsidR="00E669BE">
        <w:rPr>
          <w:rFonts w:cstheme="minorHAnsi"/>
        </w:rPr>
        <w:t xml:space="preserve">ratio range. These mass spectra chromatograms are compared to a spectral library with a spectral scoring strategy employed as an in-silico, label-free protein quantification method </w:t>
      </w:r>
      <w:r w:rsidR="00E669BE">
        <w:rPr>
          <w:rFonts w:cstheme="minorHAnsi"/>
        </w:rPr>
        <w:fldChar w:fldCharType="begin"/>
      </w:r>
      <w:r w:rsidR="004F5CE3">
        <w:rPr>
          <w:rFonts w:cstheme="minorHAnsi"/>
        </w:rPr>
        <w:instrText xml:space="preserve"> ADDIN EN.CITE &lt;EndNote&gt;&lt;Cite&gt;&lt;Author&gt;Carvalho&lt;/Author&gt;&lt;Year&gt;2010&lt;/Year&gt;&lt;RecNum&gt;456&lt;/RecNum&gt;&lt;DisplayText&gt;&lt;style face="superscript"&gt;17&lt;/style&gt;&lt;/DisplayText&gt;&lt;record&gt;&lt;rec-number&gt;456&lt;/rec-number&gt;&lt;foreign-keys&gt;&lt;key app="EN" db-id="9pf0zxw04arrrped9f65zxsra5xdfs529e00" timestamp="1570697188"&gt;456&lt;/key&gt;&lt;/foreign-keys&gt;&lt;ref-type name="Journal Article"&gt;17&lt;/ref-type&gt;&lt;contributors&gt;&lt;authors&gt;&lt;author&gt;Carvalho, P. C.&lt;/author&gt;&lt;author&gt;Han, X.&lt;/author&gt;&lt;author&gt;Xu, T.&lt;/author&gt;&lt;author&gt;Cociorva, D.&lt;/author&gt;&lt;author&gt;Carvalho Mda, G.&lt;/author&gt;&lt;author&gt;Barbosa, V. C.&lt;/author&gt;&lt;author&gt;Yates, J. R., 3rd&lt;/author&gt;&lt;/authors&gt;&lt;/contributors&gt;&lt;auth-address&gt;Systems Engineering and Computer Science Program, COPPE, Federal University of Rio de Janeiro, Caixa Postal 68511, 21941-972 Rio de Janeiro, Brazil. paulo@pcarvalho.com&lt;/auth-address&gt;&lt;titles&gt;&lt;title&gt;XDIA: improving on the label-free data-independent analysis&lt;/title&gt;&lt;secondary-title&gt;Bioinformatics&lt;/secondary-title&gt;&lt;/titles&gt;&lt;periodical&gt;&lt;full-title&gt;bioinformatics&lt;/full-title&gt;&lt;/periodical&gt;&lt;pages&gt;847-8&lt;/pages&gt;&lt;volume&gt;26&lt;/volume&gt;&lt;number&gt;6&lt;/number&gt;&lt;edition&gt;2010/01/29&lt;/edition&gt;&lt;keywords&gt;&lt;keyword&gt;Algorithms&lt;/keyword&gt;&lt;keyword&gt;Databases, Factual&lt;/keyword&gt;&lt;keyword&gt;Proteomics/*methods&lt;/keyword&gt;&lt;keyword&gt;*Software&lt;/keyword&gt;&lt;/keywords&gt;&lt;dates&gt;&lt;year&gt;2010&lt;/year&gt;&lt;pub-dates&gt;&lt;date&gt;Mar 15&lt;/date&gt;&lt;/pub-dates&gt;&lt;/dates&gt;&lt;isbn&gt;1367-4811 (Electronic)&amp;#xD;1367-4803 (Linking)&lt;/isbn&gt;&lt;accession-num&gt;20106817&lt;/accession-num&gt;&lt;urls&gt;&lt;related-urls&gt;&lt;url&gt;https://www.ncbi.nlm.nih.gov/pubmed/20106817&lt;/url&gt;&lt;/related-urls&gt;&lt;/urls&gt;&lt;custom2&gt;PMC2832823&lt;/custom2&gt;&lt;electronic-resource-num&gt;10.1093/bioinformatics/btq031&lt;/electronic-resource-num&gt;&lt;/record&gt;&lt;/Cite&gt;&lt;/EndNote&gt;</w:instrText>
      </w:r>
      <w:r w:rsidR="00E669BE">
        <w:rPr>
          <w:rFonts w:cstheme="minorHAnsi"/>
        </w:rPr>
        <w:fldChar w:fldCharType="separate"/>
      </w:r>
      <w:r w:rsidR="00575383" w:rsidRPr="00575383">
        <w:rPr>
          <w:rFonts w:cstheme="minorHAnsi"/>
          <w:noProof/>
          <w:vertAlign w:val="superscript"/>
        </w:rPr>
        <w:t>17</w:t>
      </w:r>
      <w:r w:rsidR="00E669BE">
        <w:rPr>
          <w:rFonts w:cstheme="minorHAnsi"/>
        </w:rPr>
        <w:fldChar w:fldCharType="end"/>
      </w:r>
      <w:r w:rsidR="00E669BE">
        <w:rPr>
          <w:rFonts w:cstheme="minorHAnsi"/>
        </w:rPr>
        <w:t xml:space="preserve">. SWATH-MS </w:t>
      </w:r>
      <w:r>
        <w:rPr>
          <w:rFonts w:cstheme="minorHAnsi"/>
        </w:rPr>
        <w:t>data have been successfully subjected to</w:t>
      </w:r>
      <w:r w:rsidR="00E669BE">
        <w:rPr>
          <w:rFonts w:cstheme="minorHAnsi"/>
        </w:rPr>
        <w:t xml:space="preserve"> various informatic</w:t>
      </w:r>
      <w:r w:rsidR="0040220C">
        <w:rPr>
          <w:rFonts w:cstheme="minorHAnsi"/>
        </w:rPr>
        <w:t>s</w:t>
      </w:r>
      <w:r w:rsidR="00E669BE">
        <w:rPr>
          <w:rFonts w:cstheme="minorHAnsi"/>
        </w:rPr>
        <w:t xml:space="preserve"> techniques, </w:t>
      </w:r>
      <w:r w:rsidR="00735009">
        <w:rPr>
          <w:rFonts w:cstheme="minorHAnsi"/>
        </w:rPr>
        <w:t>including</w:t>
      </w:r>
      <w:r w:rsidR="00E669BE">
        <w:rPr>
          <w:rFonts w:cstheme="minorHAnsi"/>
        </w:rPr>
        <w:t xml:space="preserve"> </w:t>
      </w:r>
      <w:r w:rsidR="0080498B">
        <w:rPr>
          <w:rFonts w:cstheme="minorHAnsi"/>
        </w:rPr>
        <w:t>machine learning (</w:t>
      </w:r>
      <w:r w:rsidR="00E669BE">
        <w:rPr>
          <w:rFonts w:cstheme="minorHAnsi"/>
        </w:rPr>
        <w:t>ML</w:t>
      </w:r>
      <w:r w:rsidR="0080498B">
        <w:rPr>
          <w:rFonts w:cstheme="minorHAnsi"/>
        </w:rPr>
        <w:t>)</w:t>
      </w:r>
      <w:r w:rsidR="00E669BE">
        <w:rPr>
          <w:rFonts w:cstheme="minorHAnsi"/>
        </w:rPr>
        <w:t xml:space="preserve"> algorithms</w:t>
      </w:r>
      <w:r>
        <w:rPr>
          <w:rFonts w:cstheme="minorHAnsi"/>
        </w:rPr>
        <w:t>,</w:t>
      </w:r>
      <w:r w:rsidR="00E669BE">
        <w:rPr>
          <w:rFonts w:cstheme="minorHAnsi"/>
        </w:rPr>
        <w:t xml:space="preserve"> to identify and characterize the differentially expressed proteins from the resultant digitized SWATH maps </w:t>
      </w:r>
      <w:r w:rsidR="00E669BE">
        <w:rPr>
          <w:rFonts w:cstheme="minorHAnsi"/>
        </w:rPr>
        <w:fldChar w:fldCharType="begin"/>
      </w:r>
      <w:r w:rsidR="00575383">
        <w:rPr>
          <w:rFonts w:cstheme="minorHAnsi"/>
        </w:rPr>
        <w:instrText xml:space="preserve"> ADDIN EN.CITE &lt;EndNote&gt;&lt;Cite&gt;&lt;Author&gt;Swan&lt;/Author&gt;&lt;Year&gt;2013&lt;/Year&gt;&lt;RecNum&gt;524&lt;/RecNum&gt;&lt;DisplayText&gt;&lt;style face="superscript"&gt;18&lt;/style&gt;&lt;/DisplayText&gt;&lt;record&gt;&lt;rec-number&gt;524&lt;/rec-number&gt;&lt;foreign-keys&gt;&lt;key app="EN" db-id="9pf0zxw04arrrped9f65zxsra5xdfs529e00" timestamp="1602220661"&gt;524&lt;/key&gt;&lt;/foreign-keys&gt;&lt;ref-type name="Journal Article"&gt;17&lt;/ref-type&gt;&lt;contributors&gt;&lt;authors&gt;&lt;author&gt;Swan, Anna Louise&lt;/author&gt;&lt;author&gt;Mobasheri, Ali&lt;/author&gt;&lt;author&gt;Allaway, David&lt;/author&gt;&lt;author&gt;Liddell, Susan&lt;/author&gt;&lt;author&gt;Bacardit, Jaume&lt;/author&gt;&lt;/authors&gt;&lt;/contributors&gt;&lt;titles&gt;&lt;title&gt;Application of machine learning to proteomics data: classification and biomarker identification in postgenomics biology&lt;/title&gt;&lt;secondary-title&gt;Omics: a journal of integrative biology&lt;/secondary-title&gt;&lt;/titles&gt;&lt;periodical&gt;&lt;full-title&gt;Omics: a journal of integrative biology&lt;/full-title&gt;&lt;/periodical&gt;&lt;pages&gt;595-610&lt;/pages&gt;&lt;volume&gt;17&lt;/volume&gt;&lt;number&gt;12&lt;/number&gt;&lt;dates&gt;&lt;year&gt;2013&lt;/year&gt;&lt;/dates&gt;&lt;isbn&gt;1536-2310&lt;/isbn&gt;&lt;urls&gt;&lt;/urls&gt;&lt;/record&gt;&lt;/Cite&gt;&lt;Cite&gt;&lt;Author&gt;Swan&lt;/Author&gt;&lt;Year&gt;2013&lt;/Year&gt;&lt;RecNum&gt;11&lt;/RecNum&gt;&lt;record&gt;&lt;rec-number&gt;11&lt;/rec-number&gt;&lt;foreign-keys&gt;&lt;key app="EN" db-id="5ttapwttqsxxele9wecxtffwtts2saw2wvzt" timestamp="1612942169"&gt;11&lt;/key&gt;&lt;/foreign-keys&gt;&lt;ref-type name="Journal Article"&gt;17&lt;/ref-type&gt;&lt;contributors&gt;&lt;authors&gt;&lt;author&gt;Swan, Anna Louise&lt;/author&gt;&lt;author&gt;Mobasheri, Ali&lt;/author&gt;&lt;author&gt;Allaway, David&lt;/author&gt;&lt;author&gt;Liddell, Susan&lt;/author&gt;&lt;author&gt;Bacardit, Jaume&lt;/author&gt;&lt;/authors&gt;&lt;/contributors&gt;&lt;titles&gt;&lt;title&gt;Application of machine learning to proteomics data: classification and biomarker identification in postgenomics biology&lt;/title&gt;&lt;secondary-title&gt;Omics: a journal of integrative biology&lt;/secondary-title&gt;&lt;/titles&gt;&lt;periodical&gt;&lt;full-title&gt;Omics: a journal of integrative biology&lt;/full-title&gt;&lt;/periodical&gt;&lt;pages&gt;595-610&lt;/pages&gt;&lt;volume&gt;17&lt;/volume&gt;&lt;number&gt;12&lt;/number&gt;&lt;dates&gt;&lt;year&gt;2013&lt;/year&gt;&lt;/dates&gt;&lt;isbn&gt;1536-2310&lt;/isbn&gt;&lt;urls&gt;&lt;/urls&gt;&lt;/record&gt;&lt;/Cite&gt;&lt;/EndNote&gt;</w:instrText>
      </w:r>
      <w:r w:rsidR="00E669BE">
        <w:rPr>
          <w:rFonts w:cstheme="minorHAnsi"/>
        </w:rPr>
        <w:fldChar w:fldCharType="separate"/>
      </w:r>
      <w:r w:rsidR="00575383" w:rsidRPr="00575383">
        <w:rPr>
          <w:rFonts w:cstheme="minorHAnsi"/>
          <w:noProof/>
          <w:vertAlign w:val="superscript"/>
        </w:rPr>
        <w:t>18</w:t>
      </w:r>
      <w:r w:rsidR="00E669BE">
        <w:rPr>
          <w:rFonts w:cstheme="minorHAnsi"/>
        </w:rPr>
        <w:fldChar w:fldCharType="end"/>
      </w:r>
      <w:r w:rsidR="00E669BE">
        <w:rPr>
          <w:rFonts w:cstheme="minorHAnsi"/>
        </w:rPr>
        <w:t xml:space="preserve">. </w:t>
      </w:r>
      <w:r w:rsidR="0082447D">
        <w:t xml:space="preserve">Here we </w:t>
      </w:r>
      <w:r w:rsidR="00C92EF0">
        <w:t>identify</w:t>
      </w:r>
      <w:r w:rsidR="0082447D">
        <w:t xml:space="preserve"> </w:t>
      </w:r>
      <w:r w:rsidR="00FD22FC">
        <w:t xml:space="preserve">candidate </w:t>
      </w:r>
      <w:r w:rsidR="00C92EF0">
        <w:t xml:space="preserve">protein </w:t>
      </w:r>
      <w:r w:rsidR="0082447D">
        <w:t>biomarker</w:t>
      </w:r>
      <w:r w:rsidR="00FD22FC">
        <w:t>s</w:t>
      </w:r>
      <w:r w:rsidR="0082447D">
        <w:t xml:space="preserve"> for ARF and RHD, </w:t>
      </w:r>
      <w:r w:rsidR="00C92EF0">
        <w:t xml:space="preserve">by applying </w:t>
      </w:r>
      <w:r w:rsidR="002E5BB2">
        <w:t>ML</w:t>
      </w:r>
      <w:r w:rsidR="00EC1471">
        <w:t xml:space="preserve"> methodology</w:t>
      </w:r>
      <w:r w:rsidR="00C92EF0">
        <w:t xml:space="preserve"> to proteomic data </w:t>
      </w:r>
      <w:r w:rsidR="00C92EF0">
        <w:lastRenderedPageBreak/>
        <w:t>acquired using SWATH-MS, in</w:t>
      </w:r>
      <w:r w:rsidR="0082447D">
        <w:t xml:space="preserve"> severe cases of RHD</w:t>
      </w:r>
      <w:r w:rsidR="00C022C7">
        <w:t xml:space="preserve"> </w:t>
      </w:r>
      <w:r w:rsidR="0082447D">
        <w:t xml:space="preserve">and controls </w:t>
      </w:r>
      <w:r w:rsidR="00FD22FC">
        <w:t xml:space="preserve">recruited from </w:t>
      </w:r>
      <w:r w:rsidR="0082447D">
        <w:t>peri-urban setting</w:t>
      </w:r>
      <w:r w:rsidR="00FE6643">
        <w:t xml:space="preserve">s across </w:t>
      </w:r>
      <w:r w:rsidR="0082447D">
        <w:t xml:space="preserve">Africa. </w:t>
      </w:r>
    </w:p>
    <w:p w14:paraId="4348D017" w14:textId="77777777" w:rsidR="00562375" w:rsidRDefault="00562375" w:rsidP="004458F6">
      <w:pPr>
        <w:spacing w:line="480" w:lineRule="auto"/>
        <w:jc w:val="both"/>
      </w:pPr>
    </w:p>
    <w:p w14:paraId="147F8D2B" w14:textId="62E8B512" w:rsidR="00E669BE" w:rsidRDefault="00E669BE" w:rsidP="004458F6">
      <w:pPr>
        <w:spacing w:line="480" w:lineRule="auto"/>
        <w:jc w:val="both"/>
        <w:rPr>
          <w:b/>
        </w:rPr>
      </w:pPr>
      <w:r w:rsidRPr="00C92EF0">
        <w:rPr>
          <w:b/>
        </w:rPr>
        <w:t>Materials and Methods</w:t>
      </w:r>
    </w:p>
    <w:p w14:paraId="14776163" w14:textId="77777777" w:rsidR="00842632" w:rsidRPr="00C92EF0" w:rsidRDefault="00842632" w:rsidP="004458F6">
      <w:pPr>
        <w:spacing w:line="480" w:lineRule="auto"/>
        <w:jc w:val="both"/>
        <w:rPr>
          <w:b/>
        </w:rPr>
      </w:pPr>
    </w:p>
    <w:p w14:paraId="20A00749" w14:textId="77777777" w:rsidR="00842632" w:rsidRPr="00B638EC" w:rsidRDefault="00842632" w:rsidP="00842632">
      <w:pPr>
        <w:spacing w:line="480" w:lineRule="auto"/>
        <w:jc w:val="both"/>
        <w:rPr>
          <w:i/>
          <w:iCs/>
        </w:rPr>
      </w:pPr>
      <w:r>
        <w:rPr>
          <w:i/>
          <w:iCs/>
        </w:rPr>
        <w:t>Study Design</w:t>
      </w:r>
    </w:p>
    <w:p w14:paraId="159D90C8" w14:textId="039840A5" w:rsidR="00E669BE" w:rsidRDefault="006574B3" w:rsidP="00842632">
      <w:pPr>
        <w:spacing w:line="480" w:lineRule="auto"/>
        <w:jc w:val="both"/>
      </w:pPr>
      <w:r>
        <w:rPr>
          <w:rFonts w:cs="Arial"/>
          <w:spacing w:val="-4"/>
          <w:lang w:val="en-GB"/>
        </w:rPr>
        <w:t xml:space="preserve">Two-hundred and fifteen </w:t>
      </w:r>
      <w:r w:rsidR="00735009">
        <w:rPr>
          <w:rFonts w:cs="Arial"/>
          <w:spacing w:val="-4"/>
          <w:lang w:val="en-GB"/>
        </w:rPr>
        <w:t>patients</w:t>
      </w:r>
      <w:r w:rsidR="00735009" w:rsidRPr="00735009">
        <w:rPr>
          <w:rFonts w:cs="Arial"/>
          <w:spacing w:val="-4"/>
          <w:lang w:val="en-GB"/>
        </w:rPr>
        <w:t xml:space="preserve"> </w:t>
      </w:r>
      <w:r w:rsidR="00735009" w:rsidRPr="00672957">
        <w:rPr>
          <w:rFonts w:cs="Arial"/>
          <w:spacing w:val="-4"/>
          <w:lang w:val="en-GB"/>
        </w:rPr>
        <w:t xml:space="preserve">with </w:t>
      </w:r>
      <w:r w:rsidR="00735009">
        <w:rPr>
          <w:rFonts w:cs="Arial"/>
          <w:spacing w:val="-4"/>
          <w:lang w:val="en-GB"/>
        </w:rPr>
        <w:t xml:space="preserve">severe </w:t>
      </w:r>
      <w:r w:rsidR="00735009" w:rsidRPr="00672957">
        <w:rPr>
          <w:rFonts w:cs="Arial"/>
          <w:spacing w:val="-4"/>
          <w:lang w:val="en-GB"/>
        </w:rPr>
        <w:t>RHD</w:t>
      </w:r>
      <w:r w:rsidR="00735009">
        <w:rPr>
          <w:rFonts w:cs="Arial"/>
          <w:spacing w:val="-4"/>
          <w:lang w:val="en-GB"/>
        </w:rPr>
        <w:t>, an</w:t>
      </w:r>
      <w:r w:rsidR="00735009" w:rsidRPr="00672957">
        <w:rPr>
          <w:rFonts w:cs="Arial"/>
          <w:spacing w:val="-4"/>
          <w:lang w:val="en-GB"/>
        </w:rPr>
        <w:t>d</w:t>
      </w:r>
      <w:r w:rsidR="00735009">
        <w:rPr>
          <w:rFonts w:cs="Arial"/>
          <w:spacing w:val="-4"/>
          <w:lang w:val="en-GB"/>
        </w:rPr>
        <w:t xml:space="preserve"> 230</w:t>
      </w:r>
      <w:r w:rsidR="00735009" w:rsidRPr="00672957">
        <w:rPr>
          <w:rFonts w:cs="Arial"/>
          <w:spacing w:val="-4"/>
          <w:lang w:val="en-GB"/>
        </w:rPr>
        <w:t xml:space="preserve"> </w:t>
      </w:r>
      <w:r w:rsidR="00735009">
        <w:rPr>
          <w:rFonts w:cs="Arial"/>
          <w:spacing w:val="-4"/>
          <w:lang w:val="en-GB"/>
        </w:rPr>
        <w:t xml:space="preserve">healthy </w:t>
      </w:r>
      <w:r w:rsidR="00735009" w:rsidRPr="00672957">
        <w:rPr>
          <w:rFonts w:cs="Arial"/>
          <w:spacing w:val="-4"/>
          <w:lang w:val="en-GB"/>
        </w:rPr>
        <w:t>controls</w:t>
      </w:r>
      <w:r w:rsidR="00735009">
        <w:rPr>
          <w:rFonts w:cs="Arial"/>
          <w:spacing w:val="-4"/>
          <w:lang w:val="en-GB"/>
        </w:rPr>
        <w:t xml:space="preserve">, </w:t>
      </w:r>
      <w:r w:rsidR="00DF77C6">
        <w:rPr>
          <w:rFonts w:cs="Arial"/>
          <w:spacing w:val="-4"/>
          <w:lang w:val="en-GB"/>
        </w:rPr>
        <w:t xml:space="preserve">of various </w:t>
      </w:r>
      <w:r w:rsidR="00735009">
        <w:rPr>
          <w:rFonts w:cs="Arial"/>
          <w:spacing w:val="-4"/>
          <w:lang w:val="en-GB"/>
        </w:rPr>
        <w:t xml:space="preserve">ethnicities recruited in </w:t>
      </w:r>
      <w:r w:rsidR="00E669BE">
        <w:rPr>
          <w:rFonts w:cs="Arial"/>
          <w:spacing w:val="-4"/>
          <w:lang w:val="en-GB"/>
        </w:rPr>
        <w:t>peri-urban setting</w:t>
      </w:r>
      <w:r w:rsidR="006F54C9">
        <w:rPr>
          <w:rFonts w:cs="Arial"/>
          <w:spacing w:val="-4"/>
          <w:lang w:val="en-GB"/>
        </w:rPr>
        <w:t>s across the African continent</w:t>
      </w:r>
      <w:r w:rsidR="00842632">
        <w:rPr>
          <w:rFonts w:cs="Arial"/>
          <w:spacing w:val="-4"/>
          <w:lang w:val="en-GB"/>
        </w:rPr>
        <w:t>, were included in this sub study</w:t>
      </w:r>
      <w:r w:rsidR="00E669BE" w:rsidRPr="00672957">
        <w:rPr>
          <w:rFonts w:cs="Arial"/>
          <w:spacing w:val="-4"/>
          <w:lang w:val="en-GB"/>
        </w:rPr>
        <w:t>.</w:t>
      </w:r>
      <w:r w:rsidR="00735009">
        <w:rPr>
          <w:rFonts w:cs="Arial"/>
          <w:spacing w:val="-4"/>
          <w:lang w:val="en-GB"/>
        </w:rPr>
        <w:t xml:space="preserve"> A breakdown of the contributing countries and sites is shown in </w:t>
      </w:r>
      <w:r w:rsidR="001A503F">
        <w:rPr>
          <w:rFonts w:cs="Arial"/>
          <w:spacing w:val="-4"/>
          <w:lang w:val="en-GB"/>
        </w:rPr>
        <w:t xml:space="preserve">Supplementary </w:t>
      </w:r>
      <w:r w:rsidR="00735009">
        <w:rPr>
          <w:rFonts w:cs="Arial"/>
          <w:spacing w:val="-4"/>
          <w:lang w:val="en-GB"/>
        </w:rPr>
        <w:t>Table 1.</w:t>
      </w:r>
      <w:r w:rsidR="00E669BE">
        <w:rPr>
          <w:rFonts w:cs="Arial"/>
          <w:spacing w:val="-4"/>
          <w:lang w:val="en-GB"/>
        </w:rPr>
        <w:t xml:space="preserve"> </w:t>
      </w:r>
      <w:r w:rsidR="00E669BE" w:rsidRPr="00672957">
        <w:rPr>
          <w:rFonts w:cs="Arial"/>
          <w:spacing w:val="-4"/>
          <w:lang w:val="en-GB"/>
        </w:rPr>
        <w:t>There w</w:t>
      </w:r>
      <w:r w:rsidR="00E669BE">
        <w:rPr>
          <w:rFonts w:cs="Arial"/>
          <w:spacing w:val="-4"/>
          <w:lang w:val="en-GB"/>
        </w:rPr>
        <w:t>as</w:t>
      </w:r>
      <w:r w:rsidR="00E669BE" w:rsidRPr="00672957">
        <w:rPr>
          <w:rFonts w:cs="Arial"/>
          <w:spacing w:val="-4"/>
          <w:lang w:val="en-GB"/>
        </w:rPr>
        <w:t xml:space="preserve"> no age restriction of the cases, and the controls </w:t>
      </w:r>
      <w:r w:rsidR="00E669BE">
        <w:rPr>
          <w:rFonts w:cs="Arial"/>
          <w:spacing w:val="-4"/>
          <w:lang w:val="en-GB"/>
        </w:rPr>
        <w:t>were</w:t>
      </w:r>
      <w:r w:rsidR="00E669BE" w:rsidRPr="00672957">
        <w:rPr>
          <w:rFonts w:cs="Arial"/>
          <w:spacing w:val="-4"/>
          <w:lang w:val="en-GB"/>
        </w:rPr>
        <w:t xml:space="preserve"> ethnically matched individuals with no echocardiographic evidence of RHD and who </w:t>
      </w:r>
      <w:r w:rsidR="00E669BE">
        <w:rPr>
          <w:rFonts w:cs="Arial"/>
          <w:spacing w:val="-4"/>
          <w:lang w:val="en-GB"/>
        </w:rPr>
        <w:t>were</w:t>
      </w:r>
      <w:r w:rsidR="00E669BE" w:rsidRPr="00672957">
        <w:rPr>
          <w:rFonts w:cs="Arial"/>
          <w:spacing w:val="-4"/>
          <w:lang w:val="en-GB"/>
        </w:rPr>
        <w:t xml:space="preserve"> older than 1</w:t>
      </w:r>
      <w:r w:rsidR="00B52231">
        <w:rPr>
          <w:rFonts w:cs="Arial"/>
          <w:spacing w:val="-4"/>
          <w:lang w:val="en-GB"/>
        </w:rPr>
        <w:t>5</w:t>
      </w:r>
      <w:r w:rsidR="00E669BE" w:rsidRPr="00672957">
        <w:rPr>
          <w:rFonts w:cs="Arial"/>
          <w:spacing w:val="-4"/>
          <w:lang w:val="en-GB"/>
        </w:rPr>
        <w:t xml:space="preserve"> years of age.</w:t>
      </w:r>
      <w:r w:rsidR="006955EF">
        <w:rPr>
          <w:rFonts w:cs="Arial"/>
          <w:spacing w:val="-4"/>
          <w:lang w:val="en-GB"/>
        </w:rPr>
        <w:t xml:space="preserve"> Case severity was determined by a</w:t>
      </w:r>
      <w:r w:rsidR="00735009">
        <w:rPr>
          <w:rFonts w:cs="Arial"/>
          <w:spacing w:val="-4"/>
          <w:lang w:val="en-GB"/>
        </w:rPr>
        <w:t>n experienced</w:t>
      </w:r>
      <w:r w:rsidR="006955EF">
        <w:rPr>
          <w:rFonts w:cs="Arial"/>
          <w:spacing w:val="-4"/>
          <w:lang w:val="en-GB"/>
        </w:rPr>
        <w:t xml:space="preserve"> clinician, who </w:t>
      </w:r>
      <w:r w:rsidR="00735009">
        <w:rPr>
          <w:rFonts w:cs="Arial"/>
          <w:spacing w:val="-4"/>
          <w:lang w:val="en-GB"/>
        </w:rPr>
        <w:t>assessed</w:t>
      </w:r>
      <w:r w:rsidR="006955EF">
        <w:rPr>
          <w:rFonts w:cs="Arial"/>
          <w:spacing w:val="-4"/>
          <w:lang w:val="en-GB"/>
        </w:rPr>
        <w:t xml:space="preserve"> each heart valve lesion </w:t>
      </w:r>
      <w:r w:rsidR="00526B5B">
        <w:rPr>
          <w:rFonts w:cs="Arial"/>
          <w:spacing w:val="-4"/>
          <w:lang w:val="en-GB"/>
        </w:rPr>
        <w:t xml:space="preserve">referring </w:t>
      </w:r>
      <w:r w:rsidR="006955EF">
        <w:rPr>
          <w:rFonts w:cs="Arial"/>
          <w:spacing w:val="-4"/>
          <w:lang w:val="en-GB"/>
        </w:rPr>
        <w:t xml:space="preserve">to echocardiographic images. </w:t>
      </w:r>
      <w:r w:rsidR="00526B5B">
        <w:rPr>
          <w:rFonts w:cs="Arial"/>
          <w:spacing w:val="-4"/>
          <w:lang w:val="en-GB"/>
        </w:rPr>
        <w:t>The l</w:t>
      </w:r>
      <w:r w:rsidR="006955EF">
        <w:rPr>
          <w:rFonts w:cs="Arial"/>
          <w:spacing w:val="-4"/>
          <w:lang w:val="en-GB"/>
        </w:rPr>
        <w:t>esions were</w:t>
      </w:r>
      <w:r w:rsidR="00E669BE" w:rsidRPr="00672957">
        <w:rPr>
          <w:rFonts w:cs="Arial"/>
          <w:spacing w:val="-4"/>
          <w:lang w:val="en-GB"/>
        </w:rPr>
        <w:t xml:space="preserve"> </w:t>
      </w:r>
      <w:r w:rsidR="00526B5B">
        <w:rPr>
          <w:rFonts w:cs="Arial"/>
          <w:spacing w:val="-4"/>
          <w:lang w:val="en-GB"/>
        </w:rPr>
        <w:t xml:space="preserve">then </w:t>
      </w:r>
      <w:r w:rsidR="006955EF">
        <w:rPr>
          <w:rFonts w:cs="Arial"/>
          <w:spacing w:val="-4"/>
          <w:lang w:val="en-GB"/>
        </w:rPr>
        <w:t xml:space="preserve">categorised </w:t>
      </w:r>
      <w:r w:rsidR="00735009">
        <w:rPr>
          <w:rFonts w:cs="Arial"/>
          <w:spacing w:val="-4"/>
          <w:lang w:val="en-GB"/>
        </w:rPr>
        <w:t xml:space="preserve">for severity </w:t>
      </w:r>
      <w:r w:rsidR="006955EF">
        <w:rPr>
          <w:rFonts w:cs="Arial"/>
          <w:spacing w:val="-4"/>
          <w:lang w:val="en-GB"/>
        </w:rPr>
        <w:t>according to the</w:t>
      </w:r>
      <w:r w:rsidR="00BE67E2">
        <w:rPr>
          <w:rFonts w:cs="Arial"/>
          <w:spacing w:val="-4"/>
          <w:lang w:val="en-GB"/>
        </w:rPr>
        <w:t xml:space="preserve"> </w:t>
      </w:r>
      <w:proofErr w:type="spellStart"/>
      <w:r w:rsidR="00791CA2">
        <w:rPr>
          <w:rFonts w:cs="Arial"/>
          <w:spacing w:val="-4"/>
          <w:lang w:val="en-GB"/>
        </w:rPr>
        <w:t>Gewitz</w:t>
      </w:r>
      <w:proofErr w:type="spellEnd"/>
      <w:r w:rsidR="00791CA2">
        <w:rPr>
          <w:rFonts w:cs="Arial"/>
          <w:spacing w:val="-4"/>
          <w:lang w:val="en-GB"/>
        </w:rPr>
        <w:t xml:space="preserve">/ACC </w:t>
      </w:r>
      <w:r w:rsidR="00992C7F">
        <w:rPr>
          <w:rFonts w:cs="Arial"/>
          <w:spacing w:val="-4"/>
          <w:lang w:val="en-GB"/>
        </w:rPr>
        <w:t xml:space="preserve">valve </w:t>
      </w:r>
      <w:r w:rsidR="00791CA2">
        <w:rPr>
          <w:rFonts w:cs="Arial"/>
          <w:spacing w:val="-4"/>
          <w:lang w:val="en-GB"/>
        </w:rPr>
        <w:t xml:space="preserve">criteria </w:t>
      </w:r>
      <w:r w:rsidR="00E656AC">
        <w:rPr>
          <w:rFonts w:cs="Arial"/>
          <w:spacing w:val="-4"/>
          <w:lang w:val="en-GB"/>
        </w:rPr>
        <w:fldChar w:fldCharType="begin"/>
      </w:r>
      <w:r w:rsidR="00575383">
        <w:rPr>
          <w:rFonts w:cs="Arial"/>
          <w:spacing w:val="-4"/>
          <w:lang w:val="en-GB"/>
        </w:rPr>
        <w:instrText xml:space="preserve"> ADDIN EN.CITE &lt;EndNote&gt;&lt;Cite&gt;&lt;Author&gt;Gewitz&lt;/Author&gt;&lt;Year&gt;2015&lt;/Year&gt;&lt;RecNum&gt;423&lt;/RecNum&gt;&lt;DisplayText&gt;&lt;style face="superscript"&gt;10&lt;/style&gt;&lt;/DisplayText&gt;&lt;record&gt;&lt;rec-number&gt;423&lt;/rec-number&gt;&lt;foreign-keys&gt;&lt;key app="EN" db-id="9pf0zxw04arrrped9f65zxsra5xdfs529e00" timestamp="1551429140"&gt;423&lt;/key&gt;&lt;/foreign-keys&gt;&lt;ref-type name="Journal Article"&gt;17&lt;/ref-type&gt;&lt;contributors&gt;&lt;authors&gt;&lt;author&gt;Gewitz, Michael H&lt;/author&gt;&lt;author&gt;Baltimore, Robert S&lt;/author&gt;&lt;author&gt;Tani, Lloyd Y&lt;/author&gt;&lt;author&gt;Sable, Craig A&lt;/author&gt;&lt;author&gt;Shulman, Stanford T&lt;/author&gt;&lt;author&gt;Carapetis, Jonathan&lt;/author&gt;&lt;author&gt;Remenyi, Bo&lt;/author&gt;&lt;author&gt;Taubert, Kathryn A&lt;/author&gt;&lt;author&gt;Bolger, Ann F&lt;/author&gt;&lt;author&gt;Beerman, Lee &lt;/author&gt;&lt;/authors&gt;&lt;/contributors&gt;&lt;titles&gt;&lt;title&gt;Revision of the Jones Criteria for the diagnosis of acute rheumatic fever in the era of Doppler echocardiography: a scientific statement from the American Heart Association&lt;/title&gt;&lt;secondary-title&gt;Circulation&lt;/secondary-title&gt;&lt;/titles&gt;&lt;periodical&gt;&lt;full-title&gt;Circulation&lt;/full-title&gt;&lt;/periodical&gt;&lt;pages&gt;1806-1818&lt;/pages&gt;&lt;volume&gt;131&lt;/volume&gt;&lt;number&gt;20&lt;/number&gt;&lt;dates&gt;&lt;year&gt;2015&lt;/year&gt;&lt;/dates&gt;&lt;isbn&gt;0009-7322&lt;/isbn&gt;&lt;urls&gt;&lt;/urls&gt;&lt;/record&gt;&lt;/Cite&gt;&lt;/EndNote&gt;</w:instrText>
      </w:r>
      <w:r w:rsidR="00E656AC">
        <w:rPr>
          <w:rFonts w:cs="Arial"/>
          <w:spacing w:val="-4"/>
          <w:lang w:val="en-GB"/>
        </w:rPr>
        <w:fldChar w:fldCharType="separate"/>
      </w:r>
      <w:r w:rsidR="00575383" w:rsidRPr="00575383">
        <w:rPr>
          <w:rFonts w:cs="Arial"/>
          <w:noProof/>
          <w:spacing w:val="-4"/>
          <w:vertAlign w:val="superscript"/>
          <w:lang w:val="en-GB"/>
        </w:rPr>
        <w:t>10</w:t>
      </w:r>
      <w:r w:rsidR="00E656AC">
        <w:rPr>
          <w:rFonts w:cs="Arial"/>
          <w:spacing w:val="-4"/>
          <w:lang w:val="en-GB"/>
        </w:rPr>
        <w:fldChar w:fldCharType="end"/>
      </w:r>
      <w:r w:rsidR="006955EF">
        <w:rPr>
          <w:rFonts w:cs="Arial"/>
          <w:spacing w:val="-4"/>
          <w:lang w:val="en-GB"/>
        </w:rPr>
        <w:t xml:space="preserve">. </w:t>
      </w:r>
      <w:r w:rsidR="00735009">
        <w:rPr>
          <w:rFonts w:cs="Arial"/>
          <w:spacing w:val="-4"/>
          <w:lang w:val="en-GB"/>
        </w:rPr>
        <w:t>Informed c</w:t>
      </w:r>
      <w:r w:rsidR="00E669BE">
        <w:rPr>
          <w:rFonts w:cs="Arial"/>
          <w:spacing w:val="-4"/>
          <w:lang w:val="en-GB"/>
        </w:rPr>
        <w:t xml:space="preserve">onsent was provided by each participant before inclusion into the study.  </w:t>
      </w:r>
      <w:r w:rsidR="00E669BE">
        <w:t xml:space="preserve">After the consent process, 5ml of blood </w:t>
      </w:r>
      <w:r w:rsidR="00F0449A">
        <w:t xml:space="preserve">were </w:t>
      </w:r>
      <w:r w:rsidR="00E669BE">
        <w:t xml:space="preserve">obtained through standard procedures by a trained on-site nurse and transported </w:t>
      </w:r>
      <w:r w:rsidR="00C142C9">
        <w:t>for processing</w:t>
      </w:r>
      <w:r w:rsidR="00DF77C6">
        <w:t xml:space="preserve"> to the Cardiovascular Genetics laboratory</w:t>
      </w:r>
      <w:r w:rsidR="00C142C9">
        <w:t xml:space="preserve"> </w:t>
      </w:r>
      <w:r w:rsidR="00E669BE">
        <w:t>at the University of Cape Town. Briefly, blood tubes were centrifuged at 3000rpm for 10 minutes and plasma aliquoted into vials for storage at -80</w:t>
      </w:r>
      <w:r w:rsidR="00E669BE">
        <w:rPr>
          <w:rFonts w:cstheme="minorHAnsi"/>
        </w:rPr>
        <w:t>°</w:t>
      </w:r>
      <w:r w:rsidR="00E669BE">
        <w:t xml:space="preserve">C. The plasma samples of cases and controls were then subjected to SWATH-MS at the Stoller Biomarker Discovery Centre, University of Manchester. </w:t>
      </w:r>
    </w:p>
    <w:p w14:paraId="4CC7DEEC" w14:textId="77777777" w:rsidR="0038566A" w:rsidRDefault="0038566A" w:rsidP="004458F6">
      <w:pPr>
        <w:spacing w:line="480" w:lineRule="auto"/>
        <w:jc w:val="both"/>
        <w:rPr>
          <w:i/>
          <w:iCs/>
        </w:rPr>
      </w:pPr>
    </w:p>
    <w:p w14:paraId="0D371DF9" w14:textId="0E361B74" w:rsidR="00E669BE" w:rsidRDefault="00ED2CE2" w:rsidP="004458F6">
      <w:pPr>
        <w:spacing w:line="480" w:lineRule="auto"/>
        <w:jc w:val="both"/>
        <w:rPr>
          <w:i/>
          <w:iCs/>
        </w:rPr>
      </w:pPr>
      <w:r>
        <w:rPr>
          <w:i/>
          <w:iCs/>
        </w:rPr>
        <w:t>SWATH-MS proteomics</w:t>
      </w:r>
    </w:p>
    <w:p w14:paraId="55ECEDEF" w14:textId="40CCED25" w:rsidR="009245BE" w:rsidRPr="009245BE" w:rsidRDefault="009245BE" w:rsidP="004458F6">
      <w:pPr>
        <w:spacing w:line="480" w:lineRule="auto"/>
        <w:jc w:val="both"/>
        <w:rPr>
          <w:rFonts w:cs="Arial"/>
          <w:spacing w:val="-4"/>
          <w:lang w:val="en-GB"/>
        </w:rPr>
      </w:pPr>
      <w:r w:rsidRPr="009245BE">
        <w:rPr>
          <w:rFonts w:cs="Arial"/>
          <w:spacing w:val="-4"/>
          <w:lang w:val="en-GB"/>
        </w:rPr>
        <w:t xml:space="preserve">Samples were quality-checked, assigned a unique ID and cases and controls were randomized and prepared for mass spectrometry by tryptic hydrolysis after immunoaffinity depletion of the 12 major proteins found in plasma. Digitized proteomic maps were generated through SWATH-MS </w:t>
      </w:r>
      <w:r w:rsidRPr="009245BE">
        <w:rPr>
          <w:rFonts w:cs="Arial"/>
          <w:spacing w:val="-4"/>
          <w:lang w:val="en-GB"/>
        </w:rPr>
        <w:lastRenderedPageBreak/>
        <w:t xml:space="preserve">analysis performed on a 6600 </w:t>
      </w:r>
      <w:proofErr w:type="spellStart"/>
      <w:r w:rsidRPr="009245BE">
        <w:rPr>
          <w:rFonts w:cs="Arial"/>
          <w:spacing w:val="-4"/>
          <w:lang w:val="en-GB"/>
        </w:rPr>
        <w:t>TripleTOF</w:t>
      </w:r>
      <w:proofErr w:type="spellEnd"/>
      <w:r w:rsidRPr="009245BE">
        <w:rPr>
          <w:rFonts w:cs="Arial"/>
          <w:spacing w:val="-4"/>
          <w:lang w:val="en-GB"/>
        </w:rPr>
        <w:t xml:space="preserve"> mass spectrometer (</w:t>
      </w:r>
      <w:proofErr w:type="spellStart"/>
      <w:r w:rsidRPr="009245BE">
        <w:rPr>
          <w:rFonts w:cs="Arial"/>
          <w:spacing w:val="-4"/>
          <w:lang w:val="en-GB"/>
        </w:rPr>
        <w:t>Sciex</w:t>
      </w:r>
      <w:proofErr w:type="spellEnd"/>
      <w:r w:rsidRPr="009245BE">
        <w:rPr>
          <w:rFonts w:cs="Arial"/>
          <w:spacing w:val="-4"/>
          <w:lang w:val="en-GB"/>
        </w:rPr>
        <w:t xml:space="preserve">, Warrington, UK) coupled to a </w:t>
      </w:r>
      <w:proofErr w:type="spellStart"/>
      <w:r w:rsidRPr="009245BE">
        <w:rPr>
          <w:rFonts w:cs="Arial"/>
          <w:spacing w:val="-4"/>
          <w:lang w:val="en-GB"/>
        </w:rPr>
        <w:t>Dionex</w:t>
      </w:r>
      <w:proofErr w:type="spellEnd"/>
      <w:r w:rsidRPr="009245BE">
        <w:rPr>
          <w:rFonts w:cs="Arial"/>
          <w:spacing w:val="-4"/>
          <w:lang w:val="en-GB"/>
        </w:rPr>
        <w:t xml:space="preserve"> Ultimate 3000 HPLC (</w:t>
      </w:r>
      <w:proofErr w:type="spellStart"/>
      <w:r w:rsidRPr="009245BE">
        <w:rPr>
          <w:rFonts w:cs="Arial"/>
          <w:spacing w:val="-4"/>
          <w:lang w:val="en-GB"/>
        </w:rPr>
        <w:t>Dionex</w:t>
      </w:r>
      <w:proofErr w:type="spellEnd"/>
      <w:r w:rsidRPr="009245BE">
        <w:rPr>
          <w:rFonts w:cs="Arial"/>
          <w:spacing w:val="-4"/>
          <w:lang w:val="en-GB"/>
        </w:rPr>
        <w:t xml:space="preserve">, Thermo, UK), with specific mass spectrometric conditions (including isolation window size and overlap and total cycle time) as described </w:t>
      </w:r>
      <w:r w:rsidR="00264FC8">
        <w:rPr>
          <w:rFonts w:cs="Arial"/>
          <w:spacing w:val="-4"/>
          <w:lang w:val="en-GB"/>
        </w:rPr>
        <w:t>in</w:t>
      </w:r>
      <w:r w:rsidR="00CF71E0">
        <w:rPr>
          <w:rFonts w:cs="Arial"/>
          <w:spacing w:val="-4"/>
          <w:lang w:val="en-GB"/>
        </w:rPr>
        <w:t xml:space="preserve"> </w:t>
      </w:r>
      <w:r w:rsidR="00A40916">
        <w:rPr>
          <w:rFonts w:cs="Arial"/>
          <w:spacing w:val="-4"/>
          <w:lang w:val="en-GB"/>
        </w:rPr>
        <w:fldChar w:fldCharType="begin"/>
      </w:r>
      <w:r w:rsidR="00575383">
        <w:rPr>
          <w:rFonts w:cs="Arial"/>
          <w:spacing w:val="-4"/>
          <w:lang w:val="en-GB"/>
        </w:rPr>
        <w:instrText xml:space="preserve"> ADDIN EN.CITE &lt;EndNote&gt;&lt;Cite AuthorYear="1"&gt;&lt;Author&gt;Geary&lt;/Author&gt;&lt;Year&gt;2019&lt;/Year&gt;&lt;RecNum&gt;525&lt;/RecNum&gt;&lt;DisplayText&gt;Geary, Walker &lt;style face="superscript"&gt;19&lt;/style&gt;&lt;/DisplayText&gt;&lt;record&gt;&lt;rec-number&gt;525&lt;/rec-number&gt;&lt;foreign-keys&gt;&lt;key app="EN" db-id="9pf0zxw04arrrped9f65zxsra5xdfs529e00" timestamp="1602220797"&gt;525&lt;/key&gt;&lt;/foreign-keys&gt;&lt;ref-type name="Journal Article"&gt;17&lt;/ref-type&gt;&lt;contributors&gt;&lt;authors&gt;&lt;author&gt;Geary, Bethany&lt;/author&gt;&lt;author&gt;Walker, Michael J&lt;/author&gt;&lt;author&gt;Snow, Joseph T&lt;/author&gt;&lt;author&gt;Lee, David CH&lt;/author&gt;&lt;author&gt;Pernemalm, Maria&lt;/author&gt;&lt;author&gt;Maleki-Dizaji, Saeedeh&lt;/author&gt;&lt;author&gt;Azadbakht, Narges&lt;/author&gt;&lt;author&gt;Apostolidou, Sophia&lt;/author&gt;&lt;author&gt;Barnes, Julie&lt;/author&gt;&lt;author&gt;Krysiak, Piotr&lt;/author&gt;&lt;/authors&gt;&lt;/contributors&gt;&lt;titles&gt;&lt;title&gt;Identification of a biomarker panel for early detection of lung cancer patients&lt;/title&gt;&lt;secondary-title&gt;Journal of proteome research&lt;/secondary-title&gt;&lt;/titles&gt;&lt;periodical&gt;&lt;full-title&gt;Journal of proteome research&lt;/full-title&gt;&lt;/periodical&gt;&lt;pages&gt;3369-3382&lt;/pages&gt;&lt;volume&gt;18&lt;/volume&gt;&lt;number&gt;9&lt;/number&gt;&lt;dates&gt;&lt;year&gt;2019&lt;/year&gt;&lt;/dates&gt;&lt;isbn&gt;1535-3893&lt;/isbn&gt;&lt;urls&gt;&lt;/urls&gt;&lt;/record&gt;&lt;/Cite&gt;&lt;/EndNote&gt;</w:instrText>
      </w:r>
      <w:r w:rsidR="00A40916">
        <w:rPr>
          <w:rFonts w:cs="Arial"/>
          <w:spacing w:val="-4"/>
          <w:lang w:val="en-GB"/>
        </w:rPr>
        <w:fldChar w:fldCharType="separate"/>
      </w:r>
      <w:r w:rsidR="00575383">
        <w:rPr>
          <w:rFonts w:cs="Arial"/>
          <w:noProof/>
          <w:spacing w:val="-4"/>
          <w:lang w:val="en-GB"/>
        </w:rPr>
        <w:t xml:space="preserve">Geary, Walker </w:t>
      </w:r>
      <w:r w:rsidR="00575383" w:rsidRPr="00575383">
        <w:rPr>
          <w:rFonts w:cs="Arial"/>
          <w:noProof/>
          <w:spacing w:val="-4"/>
          <w:vertAlign w:val="superscript"/>
          <w:lang w:val="en-GB"/>
        </w:rPr>
        <w:t>19</w:t>
      </w:r>
      <w:r w:rsidR="00A40916">
        <w:rPr>
          <w:rFonts w:cs="Arial"/>
          <w:spacing w:val="-4"/>
          <w:lang w:val="en-GB"/>
        </w:rPr>
        <w:fldChar w:fldCharType="end"/>
      </w:r>
      <w:r w:rsidR="00A40916">
        <w:rPr>
          <w:rFonts w:cs="Arial"/>
          <w:spacing w:val="-4"/>
          <w:lang w:val="en-GB"/>
        </w:rPr>
        <w:t xml:space="preserve">. </w:t>
      </w:r>
    </w:p>
    <w:p w14:paraId="7D70D292" w14:textId="77777777" w:rsidR="009245BE" w:rsidRPr="009245BE" w:rsidRDefault="009245BE" w:rsidP="004458F6">
      <w:pPr>
        <w:spacing w:line="480" w:lineRule="auto"/>
        <w:jc w:val="both"/>
        <w:rPr>
          <w:rFonts w:cs="Arial"/>
          <w:spacing w:val="-4"/>
          <w:lang w:val="en-GB"/>
        </w:rPr>
      </w:pPr>
      <w:r w:rsidRPr="009245BE">
        <w:rPr>
          <w:rFonts w:cs="Arial"/>
          <w:spacing w:val="-4"/>
          <w:lang w:val="en-GB"/>
        </w:rPr>
        <w:t xml:space="preserve"> </w:t>
      </w:r>
    </w:p>
    <w:p w14:paraId="1A64FFAB" w14:textId="66DB0EDC" w:rsidR="009245BE" w:rsidRPr="009245BE" w:rsidRDefault="009245BE" w:rsidP="004458F6">
      <w:pPr>
        <w:spacing w:line="480" w:lineRule="auto"/>
        <w:jc w:val="both"/>
        <w:rPr>
          <w:rFonts w:cs="Arial"/>
          <w:spacing w:val="-4"/>
          <w:lang w:val="en-GB"/>
        </w:rPr>
      </w:pPr>
      <w:r w:rsidRPr="009245BE">
        <w:rPr>
          <w:rFonts w:cs="Arial"/>
          <w:spacing w:val="-4"/>
          <w:lang w:val="en-GB"/>
        </w:rPr>
        <w:t xml:space="preserve"> A spectral library was used to interrogate  the SWATH-MS files generated from the samples, in this study we used  X! tandem </w:t>
      </w:r>
      <w:r w:rsidRPr="009245BE">
        <w:rPr>
          <w:rFonts w:cs="Arial"/>
          <w:spacing w:val="-4"/>
          <w:lang w:val="en-GB"/>
        </w:rPr>
        <w:fldChar w:fldCharType="begin"/>
      </w:r>
      <w:r w:rsidR="003B0CEF">
        <w:rPr>
          <w:rFonts w:cs="Arial"/>
          <w:spacing w:val="-4"/>
          <w:lang w:val="en-GB"/>
        </w:rPr>
        <w:instrText xml:space="preserve"> ADDIN EN.CITE &lt;EndNote&gt;&lt;Cite&gt;&lt;Author&gt;Bjornson&lt;/Author&gt;&lt;Year&gt;2008&lt;/Year&gt;&lt;RecNum&gt;463&lt;/RecNum&gt;&lt;DisplayText&gt;&lt;style face="superscript"&gt;20&lt;/style&gt;&lt;/DisplayText&gt;&lt;record&gt;&lt;rec-number&gt;463&lt;/rec-number&gt;&lt;foreign-keys&gt;&lt;key app="EN" db-id="9pf0zxw04arrrped9f65zxsra5xdfs529e00" timestamp="1570715740"&gt;463&lt;/key&gt;&lt;/foreign-keys&gt;&lt;ref-type name="Journal Article"&gt;17&lt;/ref-type&gt;&lt;contributors&gt;&lt;authors&gt;&lt;author&gt;Bjornson, R. D.&lt;/author&gt;&lt;author&gt;Carriero, N. J.&lt;/author&gt;&lt;author&gt;Colangelo, C.&lt;/author&gt;&lt;author&gt;Shifman, M.&lt;/author&gt;&lt;author&gt;Cheung, K. H.&lt;/author&gt;&lt;author&gt;Miller, P. L.&lt;/author&gt;&lt;author&gt;Williams, K.&lt;/author&gt;&lt;/authors&gt;&lt;/contributors&gt;&lt;auth-address&gt;Yale University, Department of Computer Science, P.O. Box 208285, New Haven, Connecticut 06520-8285, USA. robert.bjornson@yale.edu&lt;/auth-address&gt;&lt;titles&gt;&lt;title&gt;X!!Tandem, an improved method for running X!tandem in parallel on collections of commodity computers&lt;/title&gt;&lt;secondary-title&gt;J Proteome Res&lt;/secondary-title&gt;&lt;/titles&gt;&lt;periodical&gt;&lt;full-title&gt;J Proteome Res&lt;/full-title&gt;&lt;/periodical&gt;&lt;pages&gt;293-9&lt;/pages&gt;&lt;volume&gt;7&lt;/volume&gt;&lt;number&gt;1&lt;/number&gt;&lt;edition&gt;2007/10/02&lt;/edition&gt;&lt;keywords&gt;&lt;keyword&gt;Databases, Protein&lt;/keyword&gt;&lt;keyword&gt;Methods&lt;/keyword&gt;&lt;keyword&gt;Protein Processing, Post-Translational&lt;/keyword&gt;&lt;keyword&gt;Proteins/*analysis&lt;/keyword&gt;&lt;keyword&gt;Software/*standards&lt;/keyword&gt;&lt;keyword&gt;*Tandem Mass Spectrometry&lt;/keyword&gt;&lt;keyword&gt;Time Factors&lt;/keyword&gt;&lt;/keywords&gt;&lt;dates&gt;&lt;year&gt;2008&lt;/year&gt;&lt;pub-dates&gt;&lt;date&gt;Jan&lt;/date&gt;&lt;/pub-dates&gt;&lt;/dates&gt;&lt;isbn&gt;1535-3893 (Print)&amp;#xD;1535-3893 (Linking)&lt;/isbn&gt;&lt;accession-num&gt;17902638&lt;/accession-num&gt;&lt;urls&gt;&lt;related-urls&gt;&lt;url&gt;https://www.ncbi.nlm.nih.gov/pubmed/17902638&lt;/url&gt;&lt;/related-urls&gt;&lt;/urls&gt;&lt;custom2&gt;PMC3863625&lt;/custom2&gt;&lt;electronic-resource-num&gt;10.1021/pr0701198&lt;/electronic-resource-num&gt;&lt;/record&gt;&lt;/Cite&gt;&lt;/EndNote&gt;</w:instrText>
      </w:r>
      <w:r w:rsidRPr="009245BE">
        <w:rPr>
          <w:rFonts w:cs="Arial"/>
          <w:spacing w:val="-4"/>
          <w:lang w:val="en-GB"/>
        </w:rPr>
        <w:fldChar w:fldCharType="separate"/>
      </w:r>
      <w:r w:rsidR="00575383" w:rsidRPr="00575383">
        <w:rPr>
          <w:rFonts w:cs="Arial"/>
          <w:noProof/>
          <w:spacing w:val="-4"/>
          <w:vertAlign w:val="superscript"/>
          <w:lang w:val="en-GB"/>
        </w:rPr>
        <w:t>20</w:t>
      </w:r>
      <w:r w:rsidRPr="009245BE">
        <w:rPr>
          <w:rFonts w:cs="Arial"/>
          <w:spacing w:val="-4"/>
          <w:lang w:val="en-GB"/>
        </w:rPr>
        <w:fldChar w:fldCharType="end"/>
      </w:r>
      <w:r w:rsidR="00A94546">
        <w:rPr>
          <w:rFonts w:cs="Arial"/>
          <w:spacing w:val="-4"/>
          <w:lang w:val="en-GB"/>
        </w:rPr>
        <w:t xml:space="preserve"> </w:t>
      </w:r>
      <w:r w:rsidRPr="009245BE">
        <w:rPr>
          <w:rFonts w:cs="Arial"/>
          <w:spacing w:val="-4"/>
          <w:lang w:val="en-GB"/>
        </w:rPr>
        <w:t xml:space="preserve">. </w:t>
      </w:r>
      <w:r w:rsidR="00A94546">
        <w:rPr>
          <w:rFonts w:cs="Arial"/>
          <w:spacing w:val="-4"/>
          <w:lang w:val="en-GB"/>
        </w:rPr>
        <w:t xml:space="preserve"> </w:t>
      </w:r>
      <w:r w:rsidRPr="009245BE">
        <w:rPr>
          <w:rFonts w:cs="Arial"/>
          <w:spacing w:val="-4"/>
          <w:lang w:val="en-GB"/>
        </w:rPr>
        <w:t xml:space="preserve">SWATH maps were generated using a previously described analytic pipeline </w:t>
      </w:r>
      <w:r w:rsidR="00A40916">
        <w:rPr>
          <w:rFonts w:cs="Arial"/>
          <w:spacing w:val="-4"/>
          <w:lang w:val="en-GB"/>
        </w:rPr>
        <w:fldChar w:fldCharType="begin">
          <w:fldData xml:space="preserve">PEVuZE5vdGU+PENpdGU+PEF1dGhvcj5Sb3N0PC9BdXRob3I+PFllYXI+MjAxNDwvWWVhcj48UmVj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=
</w:fldData>
        </w:fldChar>
      </w:r>
      <w:r w:rsidR="003B0CEF">
        <w:rPr>
          <w:rFonts w:cs="Arial"/>
          <w:spacing w:val="-4"/>
          <w:lang w:val="en-GB"/>
        </w:rPr>
        <w:instrText xml:space="preserve"> ADDIN EN.CITE </w:instrText>
      </w:r>
      <w:r w:rsidR="003B0CEF">
        <w:rPr>
          <w:rFonts w:cs="Arial"/>
          <w:spacing w:val="-4"/>
          <w:lang w:val="en-GB"/>
        </w:rPr>
        <w:fldChar w:fldCharType="begin">
          <w:fldData xml:space="preserve">PEVuZE5vdGU+PENpdGU+PEF1dGhvcj5Sb3N0PC9BdXRob3I+PFllYXI+MjAxNDwvWWVhcj48UmVj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=
</w:fldData>
        </w:fldChar>
      </w:r>
      <w:r w:rsidR="003B0CEF">
        <w:rPr>
          <w:rFonts w:cs="Arial"/>
          <w:spacing w:val="-4"/>
          <w:lang w:val="en-GB"/>
        </w:rPr>
        <w:instrText xml:space="preserve"> ADDIN EN.CITE.DATA </w:instrText>
      </w:r>
      <w:r w:rsidR="003B0CEF">
        <w:rPr>
          <w:rFonts w:cs="Arial"/>
          <w:spacing w:val="-4"/>
          <w:lang w:val="en-GB"/>
        </w:rPr>
      </w:r>
      <w:r w:rsidR="003B0CEF">
        <w:rPr>
          <w:rFonts w:cs="Arial"/>
          <w:spacing w:val="-4"/>
          <w:lang w:val="en-GB"/>
        </w:rPr>
        <w:fldChar w:fldCharType="end"/>
      </w:r>
      <w:r w:rsidR="00A40916">
        <w:rPr>
          <w:rFonts w:cs="Arial"/>
          <w:spacing w:val="-4"/>
          <w:lang w:val="en-GB"/>
        </w:rPr>
        <w:fldChar w:fldCharType="separate"/>
      </w:r>
      <w:r w:rsidR="00575383" w:rsidRPr="00575383">
        <w:rPr>
          <w:rFonts w:cs="Arial"/>
          <w:noProof/>
          <w:spacing w:val="-4"/>
          <w:vertAlign w:val="superscript"/>
          <w:lang w:val="en-GB"/>
        </w:rPr>
        <w:t>21</w:t>
      </w:r>
      <w:r w:rsidR="00A40916">
        <w:rPr>
          <w:rFonts w:cs="Arial"/>
          <w:spacing w:val="-4"/>
          <w:lang w:val="en-GB"/>
        </w:rPr>
        <w:fldChar w:fldCharType="end"/>
      </w:r>
      <w:r w:rsidR="00A94546">
        <w:rPr>
          <w:rFonts w:cs="Arial"/>
          <w:spacing w:val="-4"/>
          <w:lang w:val="en-GB"/>
        </w:rPr>
        <w:t xml:space="preserve">. </w:t>
      </w:r>
      <w:proofErr w:type="spellStart"/>
      <w:r w:rsidRPr="009245BE">
        <w:rPr>
          <w:rFonts w:cs="Arial"/>
          <w:spacing w:val="-4"/>
          <w:lang w:val="en-GB"/>
        </w:rPr>
        <w:t>pyProphet</w:t>
      </w:r>
      <w:proofErr w:type="spellEnd"/>
      <w:r w:rsidRPr="009245BE">
        <w:rPr>
          <w:rFonts w:cs="Arial"/>
          <w:spacing w:val="-4"/>
          <w:lang w:val="en-GB"/>
        </w:rPr>
        <w:t xml:space="preserve"> was used for the </w:t>
      </w:r>
      <w:r w:rsidR="00992C7F">
        <w:rPr>
          <w:rFonts w:cs="Arial"/>
          <w:spacing w:val="-4"/>
          <w:lang w:val="en-GB"/>
        </w:rPr>
        <w:t>F</w:t>
      </w:r>
      <w:r w:rsidRPr="009245BE">
        <w:rPr>
          <w:rFonts w:cs="Arial"/>
          <w:spacing w:val="-4"/>
          <w:lang w:val="en-GB"/>
        </w:rPr>
        <w:t xml:space="preserve">alse </w:t>
      </w:r>
      <w:r w:rsidR="00992C7F">
        <w:rPr>
          <w:rFonts w:cs="Arial"/>
          <w:spacing w:val="-4"/>
          <w:lang w:val="en-GB"/>
        </w:rPr>
        <w:t>D</w:t>
      </w:r>
      <w:r w:rsidRPr="009245BE">
        <w:rPr>
          <w:rFonts w:cs="Arial"/>
          <w:spacing w:val="-4"/>
          <w:lang w:val="en-GB"/>
        </w:rPr>
        <w:t xml:space="preserve">iscovery </w:t>
      </w:r>
      <w:r w:rsidR="00992C7F">
        <w:rPr>
          <w:rFonts w:cs="Arial"/>
          <w:spacing w:val="-4"/>
          <w:lang w:val="en-GB"/>
        </w:rPr>
        <w:t>R</w:t>
      </w:r>
      <w:r w:rsidRPr="009245BE">
        <w:rPr>
          <w:rFonts w:cs="Arial"/>
          <w:spacing w:val="-4"/>
          <w:lang w:val="en-GB"/>
        </w:rPr>
        <w:t xml:space="preserve">ate (FDR) calculations of the resulting transition groups. Feature alignment tools were used to align multiple </w:t>
      </w:r>
      <w:proofErr w:type="spellStart"/>
      <w:r w:rsidRPr="009245BE">
        <w:rPr>
          <w:rFonts w:cs="Arial"/>
          <w:spacing w:val="-4"/>
          <w:lang w:val="en-GB"/>
        </w:rPr>
        <w:t>pyProphet</w:t>
      </w:r>
      <w:proofErr w:type="spellEnd"/>
      <w:r w:rsidRPr="009245BE">
        <w:rPr>
          <w:rFonts w:cs="Arial"/>
          <w:spacing w:val="-4"/>
          <w:lang w:val="en-GB"/>
        </w:rPr>
        <w:t xml:space="preserve"> files with the corrected retention times and FDR scores. Coefficient of variance (CV) analysis between technical injection replicates was performed on the resulting SWATH data, with samples allowed to go forward to downstream analysis if the median and 75% quantiles were 20% and 30% maximum, respectively. Proteins present in at least 40% of the samples were retained in the following biomarker analysis</w:t>
      </w:r>
      <w:r w:rsidR="0093329F">
        <w:rPr>
          <w:rFonts w:cs="Arial"/>
          <w:spacing w:val="-4"/>
          <w:lang w:val="en-GB"/>
        </w:rPr>
        <w:t xml:space="preserve"> </w:t>
      </w:r>
      <w:r w:rsidR="00A40916">
        <w:rPr>
          <w:rFonts w:cs="Arial"/>
          <w:spacing w:val="-4"/>
          <w:lang w:val="en-GB"/>
        </w:rPr>
        <w:fldChar w:fldCharType="begin"/>
      </w:r>
      <w:r w:rsidR="00575383">
        <w:rPr>
          <w:rFonts w:cs="Arial"/>
          <w:spacing w:val="-4"/>
          <w:lang w:val="en-GB"/>
        </w:rPr>
        <w:instrText xml:space="preserve"> ADDIN EN.CITE &lt;EndNote&gt;&lt;Cite&gt;&lt;Author&gt;Arioli&lt;/Author&gt;&lt;Year&gt;2021&lt;/Year&gt;&lt;RecNum&gt;640&lt;/RecNum&gt;&lt;DisplayText&gt;&lt;style face="superscript"&gt;22&lt;/style&gt;&lt;/DisplayText&gt;&lt;record&gt;&lt;rec-number&gt;640&lt;/rec-number&gt;&lt;foreign-keys&gt;&lt;key app="EN" db-id="9pf0zxw04arrrped9f65zxsra5xdfs529e00" timestamp="1618929331"&gt;640&lt;/key&gt;&lt;/foreign-keys&gt;&lt;ref-type name="Journal Article"&gt;17&lt;/ref-type&gt;&lt;contributors&gt;&lt;authors&gt;&lt;author&gt;Arioli, Angelica&lt;/author&gt;&lt;author&gt;Dagliati, Arianna&lt;/author&gt;&lt;author&gt;Geary, Bethany&lt;/author&gt;&lt;author&gt;Peek, Niels&lt;/author&gt;&lt;author&gt;Kalra, Philip A&lt;/author&gt;&lt;author&gt;Whetton, Anthony D&lt;/author&gt;&lt;author&gt;Geifman, Nophar&lt;/author&gt;&lt;/authors&gt;&lt;/contributors&gt;&lt;titles&gt;&lt;title&gt;OptiMissP: A dashboard to assess missingness in proteomic data-independent acquisition mass spectrometry&lt;/title&gt;&lt;secondary-title&gt;PloS one&lt;/secondary-title&gt;&lt;/titles&gt;&lt;periodical&gt;&lt;full-title&gt;PLoS One&lt;/full-title&gt;&lt;/periodical&gt;&lt;pages&gt;e0249771&lt;/pages&gt;&lt;volume&gt;16&lt;/volume&gt;&lt;number&gt;4&lt;/number&gt;&lt;dates&gt;&lt;year&gt;2021&lt;/year&gt;&lt;/dates&gt;&lt;isbn&gt;1932-6203&lt;/isbn&gt;&lt;urls&gt;&lt;/urls&gt;&lt;/record&gt;&lt;/Cite&gt;&lt;/EndNote&gt;</w:instrText>
      </w:r>
      <w:r w:rsidR="00A40916">
        <w:rPr>
          <w:rFonts w:cs="Arial"/>
          <w:spacing w:val="-4"/>
          <w:lang w:val="en-GB"/>
        </w:rPr>
        <w:fldChar w:fldCharType="separate"/>
      </w:r>
      <w:r w:rsidR="00575383" w:rsidRPr="00575383">
        <w:rPr>
          <w:rFonts w:cs="Arial"/>
          <w:noProof/>
          <w:spacing w:val="-4"/>
          <w:vertAlign w:val="superscript"/>
          <w:lang w:val="en-GB"/>
        </w:rPr>
        <w:t>22</w:t>
      </w:r>
      <w:r w:rsidR="00A40916">
        <w:rPr>
          <w:rFonts w:cs="Arial"/>
          <w:spacing w:val="-4"/>
          <w:lang w:val="en-GB"/>
        </w:rPr>
        <w:fldChar w:fldCharType="end"/>
      </w:r>
      <w:r w:rsidRPr="009245BE">
        <w:rPr>
          <w:rFonts w:cs="Arial"/>
          <w:spacing w:val="-4"/>
          <w:lang w:val="en-GB"/>
        </w:rPr>
        <w:t xml:space="preserve">. </w:t>
      </w:r>
    </w:p>
    <w:p w14:paraId="6745180A" w14:textId="60B828EC" w:rsidR="00132A21" w:rsidRDefault="00132A21" w:rsidP="004458F6">
      <w:pPr>
        <w:spacing w:line="480" w:lineRule="auto"/>
        <w:jc w:val="both"/>
      </w:pPr>
    </w:p>
    <w:p w14:paraId="1406D827" w14:textId="3B071E46" w:rsidR="00132A21" w:rsidRDefault="00132A21" w:rsidP="004458F6">
      <w:pPr>
        <w:spacing w:line="480" w:lineRule="auto"/>
        <w:jc w:val="both"/>
        <w:rPr>
          <w:i/>
        </w:rPr>
      </w:pPr>
      <w:r>
        <w:rPr>
          <w:i/>
        </w:rPr>
        <w:t>Statistical analysis</w:t>
      </w:r>
    </w:p>
    <w:p w14:paraId="2AEC5C4C" w14:textId="59B6F966" w:rsidR="007E1E9B" w:rsidRDefault="00D94F3C" w:rsidP="004458F6">
      <w:pPr>
        <w:spacing w:line="480" w:lineRule="auto"/>
        <w:jc w:val="both"/>
      </w:pPr>
      <w:r>
        <w:t>Proteomic data was log</w:t>
      </w:r>
      <w:r>
        <w:rPr>
          <w:vertAlign w:val="subscript"/>
        </w:rPr>
        <w:t>2</w:t>
      </w:r>
      <w:r>
        <w:t xml:space="preserve"> transformed to stabilize the variance and reduce heteroscedasticity. Baseline phenotypic characteristics were compared between case and control groups using Mann-Whitney U test</w:t>
      </w:r>
      <w:r w:rsidR="00264FC8">
        <w:t>s</w:t>
      </w:r>
      <w:r w:rsidR="007E1E9B">
        <w:t xml:space="preserve"> for continuous variables and </w:t>
      </w:r>
      <w:r w:rsidR="003A1F2D">
        <w:t>C</w:t>
      </w:r>
      <w:r w:rsidR="007E1E9B">
        <w:t>hi-squared tests for proportions</w:t>
      </w:r>
      <w:r>
        <w:t xml:space="preserve">. As some cases were taking Warfarin, we removed proteins known to be Vitamin-K dependent. Relationships between medications prevalent among cases (chiefly Warfarin and penicillin) and individual proteins were explored using </w:t>
      </w:r>
      <w:r w:rsidR="00264FC8">
        <w:t xml:space="preserve">Student’s </w:t>
      </w:r>
      <w:r>
        <w:t xml:space="preserve">t-tests. </w:t>
      </w:r>
      <w:r w:rsidR="007E1E9B">
        <w:t xml:space="preserve">Pearson correlation coefficients of protein expression with BMI and age were calculated among case and control samples, and we tested for interaction between case/control status and sex in expression of each protein. An unadjusted bivariate comparison of all proteins between cases and controls was carried out </w:t>
      </w:r>
      <w:r w:rsidR="007E1E9B">
        <w:lastRenderedPageBreak/>
        <w:t>using Student</w:t>
      </w:r>
      <w:r w:rsidR="00264FC8">
        <w:t>’s</w:t>
      </w:r>
      <w:r w:rsidR="007E1E9B">
        <w:t xml:space="preserve"> t-tests applied to log2 </w:t>
      </w:r>
      <w:r w:rsidR="00CB4597">
        <w:t>proteomics</w:t>
      </w:r>
      <w:r w:rsidR="007E1E9B">
        <w:t xml:space="preserve"> data; p-values from this analysis were corrected for multiple comparisons using the Bonferroni method.</w:t>
      </w:r>
      <w:r w:rsidR="00854540">
        <w:t xml:space="preserve"> </w:t>
      </w:r>
    </w:p>
    <w:p w14:paraId="709869A6" w14:textId="77777777" w:rsidR="00CE4917" w:rsidRPr="00D94F3C" w:rsidRDefault="00CE4917" w:rsidP="004458F6">
      <w:pPr>
        <w:spacing w:line="480" w:lineRule="auto"/>
        <w:jc w:val="both"/>
      </w:pPr>
    </w:p>
    <w:p w14:paraId="198B5EB3" w14:textId="01BC1EB6" w:rsidR="009E20AB" w:rsidRDefault="008C2FD4" w:rsidP="004458F6">
      <w:pPr>
        <w:spacing w:line="480" w:lineRule="auto"/>
        <w:jc w:val="both"/>
      </w:pPr>
      <w:r>
        <w:t xml:space="preserve">Feature </w:t>
      </w:r>
      <w:r w:rsidR="000953CF">
        <w:t>selection</w:t>
      </w:r>
      <w:r>
        <w:t xml:space="preserve"> was undertaken using the</w:t>
      </w:r>
      <w:r w:rsidR="00EC1471">
        <w:rPr>
          <w:rFonts w:cstheme="minorHAnsi"/>
        </w:rPr>
        <w:t xml:space="preserve"> Boruta </w:t>
      </w:r>
      <w:r>
        <w:rPr>
          <w:rFonts w:cstheme="minorHAnsi"/>
        </w:rPr>
        <w:t>algorithm</w:t>
      </w:r>
      <w:r w:rsidR="00ED5CB6">
        <w:rPr>
          <w:rFonts w:cstheme="minorHAnsi"/>
        </w:rPr>
        <w:t xml:space="preserve"> </w:t>
      </w:r>
      <w:r w:rsidR="00EC1471">
        <w:rPr>
          <w:rFonts w:cstheme="minorHAnsi"/>
        </w:rPr>
        <w:fldChar w:fldCharType="begin"/>
      </w:r>
      <w:r w:rsidR="00575383">
        <w:rPr>
          <w:rFonts w:cstheme="minorHAnsi"/>
        </w:rPr>
        <w:instrText xml:space="preserve"> ADDIN EN.CITE &lt;EndNote&gt;&lt;Cite&gt;&lt;Author&gt;Kursa&lt;/Author&gt;&lt;Year&gt;2010&lt;/Year&gt;&lt;RecNum&gt;576&lt;/RecNum&gt;&lt;DisplayText&gt;&lt;style face="superscript"&gt;23&lt;/style&gt;&lt;/DisplayText&gt;&lt;record&gt;&lt;rec-number&gt;576&lt;/rec-number&gt;&lt;foreign-keys&gt;&lt;key app="EN" db-id="9pf0zxw04arrrped9f65zxsra5xdfs529e00" timestamp="1613738254"&gt;576&lt;/key&gt;&lt;/foreign-keys&gt;&lt;ref-type name="Journal Article"&gt;17&lt;/ref-type&gt;&lt;contributors&gt;&lt;authors&gt;&lt;author&gt;Kursa, Miron B&lt;/author&gt;&lt;author&gt;Rudnicki, Witold R&lt;/author&gt;&lt;/authors&gt;&lt;/contributors&gt;&lt;titles&gt;&lt;title&gt;Feature selection with the Boruta package&lt;/title&gt;&lt;secondary-title&gt;J Stat Softw&lt;/secondary-title&gt;&lt;/titles&gt;&lt;periodical&gt;&lt;full-title&gt;J Stat Softw&lt;/full-title&gt;&lt;/periodical&gt;&lt;pages&gt;1-13&lt;/pages&gt;&lt;volume&gt;36&lt;/volume&gt;&lt;number&gt;11&lt;/number&gt;&lt;dates&gt;&lt;year&gt;2010&lt;/year&gt;&lt;/dates&gt;&lt;urls&gt;&lt;/urls&gt;&lt;/record&gt;&lt;/Cite&gt;&lt;/EndNote&gt;</w:instrText>
      </w:r>
      <w:r w:rsidR="00EC1471">
        <w:rPr>
          <w:rFonts w:cstheme="minorHAnsi"/>
        </w:rPr>
        <w:fldChar w:fldCharType="separate"/>
      </w:r>
      <w:r w:rsidR="00575383" w:rsidRPr="00575383">
        <w:rPr>
          <w:rFonts w:cstheme="minorHAnsi"/>
          <w:noProof/>
          <w:vertAlign w:val="superscript"/>
        </w:rPr>
        <w:t>23</w:t>
      </w:r>
      <w:r w:rsidR="00EC1471">
        <w:rPr>
          <w:rFonts w:cstheme="minorHAnsi"/>
        </w:rPr>
        <w:fldChar w:fldCharType="end"/>
      </w:r>
      <w:r>
        <w:rPr>
          <w:rFonts w:cstheme="minorHAnsi"/>
        </w:rPr>
        <w:t xml:space="preserve">, which </w:t>
      </w:r>
      <w:r w:rsidR="00EC1471">
        <w:rPr>
          <w:rFonts w:cstheme="minorHAnsi"/>
        </w:rPr>
        <w:t xml:space="preserve">implements a random forest (RF) </w:t>
      </w:r>
      <w:r>
        <w:rPr>
          <w:rFonts w:cstheme="minorHAnsi"/>
        </w:rPr>
        <w:t xml:space="preserve">procedure </w:t>
      </w:r>
      <w:r w:rsidR="00EC1471">
        <w:t xml:space="preserve">comparing each </w:t>
      </w:r>
      <w:r>
        <w:t xml:space="preserve">candidate </w:t>
      </w:r>
      <w:r w:rsidR="00EC1471">
        <w:t xml:space="preserve">feature’s performance in a classification model with respect to that of a randomly created ‘shadow’ feature. </w:t>
      </w:r>
      <w:r>
        <w:t xml:space="preserve">Boruta </w:t>
      </w:r>
      <w:r w:rsidR="00EC1471">
        <w:t xml:space="preserve">has wide application in feature selection </w:t>
      </w:r>
      <w:r w:rsidR="002E527D">
        <w:fldChar w:fldCharType="begin"/>
      </w:r>
      <w:r w:rsidR="00575383">
        <w:instrText xml:space="preserve"> ADDIN EN.CITE &lt;EndNote&gt;&lt;Cite&gt;&lt;Author&gt;Di Franco&lt;/Author&gt;&lt;Year&gt;2016&lt;/Year&gt;&lt;RecNum&gt;637&lt;/RecNum&gt;&lt;DisplayText&gt;&lt;style face="superscript"&gt;24, 25&lt;/style&gt;&lt;/DisplayText&gt;&lt;record&gt;&lt;rec-number&gt;637&lt;/rec-number&gt;&lt;foreign-keys&gt;&lt;key app="EN" db-id="9pf0zxw04arrrped9f65zxsra5xdfs529e00" timestamp="1617809011"&gt;637&lt;/key&gt;&lt;/foreign-keys&gt;&lt;ref-type name="Journal Article"&gt;17&lt;/ref-type&gt;&lt;contributors&gt;&lt;authors&gt;&lt;author&gt;Di Franco, Antonio&lt;/author&gt;&lt;author&gt;Thiriet, Pierre&lt;/author&gt;&lt;author&gt;Di Carlo, Giuseppe&lt;/author&gt;&lt;author&gt;Dimitriadis, Charalampos&lt;/author&gt;&lt;author&gt;Francour, Patrice&lt;/author&gt;&lt;author&gt;Gutiérrez, Nicolas L&lt;/author&gt;&lt;author&gt;De Grissac, Alain Jeudy&lt;/author&gt;&lt;author&gt;Koutsoubas, Drosos&lt;/author&gt;&lt;author&gt;Milazzo, Marco&lt;/author&gt;&lt;author&gt;del Mar Otero, María&lt;/author&gt;&lt;/authors&gt;&lt;/contributors&gt;&lt;titles&gt;&lt;title&gt;Five key attributes can increase marine protected areas performance for small-scale fisheries management&lt;/title&gt;&lt;secondary-title&gt;Scientific reports&lt;/secondary-title&gt;&lt;/titles&gt;&lt;periodical&gt;&lt;full-title&gt;Scientific reports&lt;/full-title&gt;&lt;/periodical&gt;&lt;pages&gt;1-9&lt;/pages&gt;&lt;volume&gt;6&lt;/volume&gt;&lt;number&gt;1&lt;/number&gt;&lt;dates&gt;&lt;year&gt;2016&lt;/year&gt;&lt;/dates&gt;&lt;isbn&gt;2045-2322&lt;/isbn&gt;&lt;urls&gt;&lt;/urls&gt;&lt;/record&gt;&lt;/Cite&gt;&lt;Cite&gt;&lt;Author&gt;Wilhelm&lt;/Author&gt;&lt;Year&gt;2019&lt;/Year&gt;&lt;RecNum&gt;638&lt;/RecNum&gt;&lt;record&gt;&lt;rec-number&gt;638&lt;/rec-number&gt;&lt;foreign-keys&gt;&lt;key app="EN" db-id="9pf0zxw04arrrped9f65zxsra5xdfs529e00" timestamp="1617809114"&gt;638&lt;/key&gt;&lt;/foreign-keys&gt;&lt;ref-type name="Journal Article"&gt;17&lt;/ref-type&gt;&lt;contributors&gt;&lt;authors&gt;&lt;author&gt;Wilhelm, Roland C&lt;/author&gt;&lt;author&gt;Singh, Rahul&lt;/author&gt;&lt;author&gt;Eltis, Lindsay D&lt;/author&gt;&lt;author&gt;Mohn, William W&lt;/author&gt;&lt;/authors&gt;&lt;/contributors&gt;&lt;titles&gt;&lt;title&gt;Bacterial contributions to delignification and lignocellulose degradation in forest soils with metagenomic and quantitative stable isotope probing&lt;/title&gt;&lt;secondary-title&gt;The ISME journal&lt;/secondary-title&gt;&lt;/titles&gt;&lt;periodical&gt;&lt;full-title&gt;The ISME journal&lt;/full-title&gt;&lt;/periodical&gt;&lt;pages&gt;413-429&lt;/pages&gt;&lt;volume&gt;13&lt;/volume&gt;&lt;number&gt;2&lt;/number&gt;&lt;dates&gt;&lt;year&gt;2019&lt;/year&gt;&lt;/dates&gt;&lt;isbn&gt;1751-7370&lt;/isbn&gt;&lt;urls&gt;&lt;/urls&gt;&lt;/record&gt;&lt;/Cite&gt;&lt;/EndNote&gt;</w:instrText>
      </w:r>
      <w:r w:rsidR="002E527D">
        <w:fldChar w:fldCharType="separate"/>
      </w:r>
      <w:r w:rsidR="00575383" w:rsidRPr="00575383">
        <w:rPr>
          <w:noProof/>
          <w:vertAlign w:val="superscript"/>
        </w:rPr>
        <w:t>24, 25</w:t>
      </w:r>
      <w:r w:rsidR="002E527D">
        <w:fldChar w:fldCharType="end"/>
      </w:r>
      <w:r w:rsidR="00EC1471">
        <w:t xml:space="preserve"> and has recently been applied to</w:t>
      </w:r>
      <w:r w:rsidR="00EC1471">
        <w:rPr>
          <w:rFonts w:cstheme="minorHAnsi"/>
        </w:rPr>
        <w:t xml:space="preserve">  SWATH-MS data</w:t>
      </w:r>
      <w:r w:rsidR="002E527D">
        <w:rPr>
          <w:rFonts w:cstheme="minorHAnsi"/>
        </w:rPr>
        <w:t xml:space="preserve"> </w:t>
      </w:r>
      <w:r w:rsidR="002E527D">
        <w:rPr>
          <w:rFonts w:cstheme="minorHAnsi"/>
        </w:rPr>
        <w:fldChar w:fldCharType="begin"/>
      </w:r>
      <w:r w:rsidR="00575383">
        <w:rPr>
          <w:rFonts w:cstheme="minorHAnsi"/>
        </w:rPr>
        <w:instrText xml:space="preserve"> ADDIN EN.CITE &lt;EndNote&gt;&lt;Cite&gt;&lt;Author&gt;Ortea&lt;/Author&gt;&lt;Year&gt;2018&lt;/Year&gt;&lt;RecNum&gt;639&lt;/RecNum&gt;&lt;DisplayText&gt;&lt;style face="superscript"&gt;26&lt;/style&gt;&lt;/DisplayText&gt;&lt;record&gt;&lt;rec-number&gt;639&lt;/rec-number&gt;&lt;foreign-keys&gt;&lt;key app="EN" db-id="9pf0zxw04arrrped9f65zxsra5xdfs529e00" timestamp="1617809200"&gt;639&lt;/key&gt;&lt;/foreign-keys&gt;&lt;ref-type name="Journal Article"&gt;17&lt;/ref-type&gt;&lt;contributors&gt;&lt;authors&gt;&lt;author&gt;Ortea, Ignacio&lt;/author&gt;&lt;author&gt;Ruiz-Sánchez, Isabel&lt;/author&gt;&lt;author&gt;Cañete, Ramón&lt;/author&gt;&lt;author&gt;Caballero-Villarraso, Javier&lt;/author&gt;&lt;author&gt;Cañete, María Dolores&lt;/author&gt;&lt;/authors&gt;&lt;/contributors&gt;&lt;titles&gt;&lt;title&gt;Identification of candidate serum biomarkers of childhood-onset growth hormone deficiency using SWATH-MS and feature selection&lt;/title&gt;&lt;secondary-title&gt;Journal of proteomics&lt;/secondary-title&gt;&lt;/titles&gt;&lt;periodical&gt;&lt;full-title&gt;Journal of proteomics&lt;/full-title&gt;&lt;/periodical&gt;&lt;pages&gt;105-113&lt;/pages&gt;&lt;volume&gt;175&lt;/volume&gt;&lt;dates&gt;&lt;year&gt;2018&lt;/year&gt;&lt;/dates&gt;&lt;isbn&gt;1874-3919&lt;/isbn&gt;&lt;urls&gt;&lt;/urls&gt;&lt;/record&gt;&lt;/Cite&gt;&lt;/EndNote&gt;</w:instrText>
      </w:r>
      <w:r w:rsidR="002E527D">
        <w:rPr>
          <w:rFonts w:cstheme="minorHAnsi"/>
        </w:rPr>
        <w:fldChar w:fldCharType="separate"/>
      </w:r>
      <w:r w:rsidR="00575383" w:rsidRPr="00575383">
        <w:rPr>
          <w:rFonts w:cstheme="minorHAnsi"/>
          <w:noProof/>
          <w:vertAlign w:val="superscript"/>
        </w:rPr>
        <w:t>26</w:t>
      </w:r>
      <w:r w:rsidR="002E527D">
        <w:rPr>
          <w:rFonts w:cstheme="minorHAnsi"/>
        </w:rPr>
        <w:fldChar w:fldCharType="end"/>
      </w:r>
      <w:r w:rsidR="00EC1471">
        <w:rPr>
          <w:rFonts w:cstheme="minorHAnsi"/>
        </w:rPr>
        <w:t xml:space="preserve">. </w:t>
      </w:r>
      <w:r w:rsidR="00EC1471">
        <w:t xml:space="preserve">Boruta has </w:t>
      </w:r>
      <w:r>
        <w:t xml:space="preserve">been shown </w:t>
      </w:r>
      <w:r w:rsidR="00EC1471">
        <w:t>to</w:t>
      </w:r>
      <w:r w:rsidR="008F462F">
        <w:t xml:space="preserve"> be effective in</w:t>
      </w:r>
      <w:r w:rsidR="00EC1471">
        <w:t xml:space="preserve"> permutation based feature selection</w:t>
      </w:r>
      <w:r w:rsidR="00CE4917">
        <w:t xml:space="preserve"> </w:t>
      </w:r>
      <w:r w:rsidR="00EC1471">
        <w:fldChar w:fldCharType="begin"/>
      </w:r>
      <w:r w:rsidR="00575383">
        <w:instrText xml:space="preserve"> ADDIN EN.CITE &lt;EndNote&gt;&lt;Cite&gt;&lt;Author&gt;Acharjee&lt;/Author&gt;&lt;Year&gt;2020&lt;/Year&gt;&lt;RecNum&gt;578&lt;/RecNum&gt;&lt;DisplayText&gt;&lt;style face="superscript"&gt;27&lt;/style&gt;&lt;/DisplayText&gt;&lt;record&gt;&lt;rec-number&gt;578&lt;/rec-number&gt;&lt;foreign-keys&gt;&lt;key app="EN" db-id="9pf0zxw04arrrped9f65zxsra5xdfs529e00" timestamp="1613738533"&gt;578&lt;/key&gt;&lt;/foreign-keys&gt;&lt;ref-type name="Journal Article"&gt;17&lt;/ref-type&gt;&lt;contributors&gt;&lt;authors&gt;&lt;author&gt;Acharjee, Animesh&lt;/author&gt;&lt;author&gt;Larkman, Joseph&lt;/author&gt;&lt;author&gt;Xu, Yuanwei&lt;/author&gt;&lt;author&gt;Cardoso, Victor Roth&lt;/author&gt;&lt;author&gt;Gkoutos, Georgios V&lt;/author&gt;&lt;/authors&gt;&lt;/contributors&gt;&lt;titles&gt;&lt;title&gt;A random forest based biomarker discovery and power analysis framework for diagnostics research&lt;/title&gt;&lt;secondary-title&gt;BMC medical genomics&lt;/secondary-title&gt;&lt;/titles&gt;&lt;periodical&gt;&lt;full-title&gt;BMC medical genomics&lt;/full-title&gt;&lt;/periodical&gt;&lt;pages&gt;1-14&lt;/pages&gt;&lt;volume&gt;13&lt;/volume&gt;&lt;number&gt;1&lt;/number&gt;&lt;dates&gt;&lt;year&gt;2020&lt;/year&gt;&lt;/dates&gt;&lt;isbn&gt;1755-8794&lt;/isbn&gt;&lt;urls&gt;&lt;/urls&gt;&lt;/record&gt;&lt;/Cite&gt;&lt;/EndNote&gt;</w:instrText>
      </w:r>
      <w:r w:rsidR="00EC1471">
        <w:fldChar w:fldCharType="separate"/>
      </w:r>
      <w:r w:rsidR="00575383" w:rsidRPr="00575383">
        <w:rPr>
          <w:noProof/>
          <w:vertAlign w:val="superscript"/>
        </w:rPr>
        <w:t>27</w:t>
      </w:r>
      <w:r w:rsidR="00EC1471">
        <w:fldChar w:fldCharType="end"/>
      </w:r>
      <w:r w:rsidR="00EC1471">
        <w:t>.</w:t>
      </w:r>
      <w:r>
        <w:t xml:space="preserve"> </w:t>
      </w:r>
      <w:r w:rsidR="00ED5CB6">
        <w:t xml:space="preserve">Log2 transformed, unadjusted </w:t>
      </w:r>
      <w:r w:rsidR="00CB4597">
        <w:t xml:space="preserve">proteomics </w:t>
      </w:r>
      <w:r w:rsidR="00ED5CB6">
        <w:t>d</w:t>
      </w:r>
      <w:r>
        <w:t>ata were randomly split into training and testing sets in a ratio of 7:3</w:t>
      </w:r>
      <w:r w:rsidR="00562375">
        <w:t xml:space="preserve">. The </w:t>
      </w:r>
      <w:r w:rsidR="00ED2CE2">
        <w:t>Boruta</w:t>
      </w:r>
      <w:r w:rsidR="000E3BCD">
        <w:t xml:space="preserve"> </w:t>
      </w:r>
      <w:r w:rsidR="007B4639">
        <w:t>R package</w:t>
      </w:r>
      <w:r w:rsidR="003231C0">
        <w:t xml:space="preserve"> (version 7.0.0)</w:t>
      </w:r>
      <w:r w:rsidR="00ED2CE2">
        <w:t xml:space="preserve">, </w:t>
      </w:r>
      <w:r w:rsidR="00032D56">
        <w:t>w</w:t>
      </w:r>
      <w:r w:rsidR="007B4639">
        <w:t>as</w:t>
      </w:r>
      <w:r w:rsidR="00032D56">
        <w:t xml:space="preserve"> </w:t>
      </w:r>
      <w:r w:rsidR="000C059E">
        <w:t>deployed</w:t>
      </w:r>
      <w:r w:rsidR="00562375">
        <w:t xml:space="preserve"> with </w:t>
      </w:r>
      <w:r w:rsidR="008F462F">
        <w:t xml:space="preserve">the </w:t>
      </w:r>
      <w:r w:rsidR="007B4639">
        <w:t xml:space="preserve">parameter </w:t>
      </w:r>
      <w:proofErr w:type="spellStart"/>
      <w:r w:rsidR="00D630B0" w:rsidRPr="008C2FD4">
        <w:rPr>
          <w:i/>
        </w:rPr>
        <w:t>ntree</w:t>
      </w:r>
      <w:proofErr w:type="spellEnd"/>
      <w:r w:rsidR="00562375">
        <w:t xml:space="preserve">, which defines the number of trees to grow, </w:t>
      </w:r>
      <w:r w:rsidR="003231C0">
        <w:t>set to 500 and</w:t>
      </w:r>
      <w:r w:rsidR="007B4639">
        <w:t xml:space="preserve"> </w:t>
      </w:r>
      <w:r w:rsidR="008F462F">
        <w:t xml:space="preserve">the </w:t>
      </w:r>
      <w:r w:rsidR="003231C0">
        <w:t>p</w:t>
      </w:r>
      <w:r w:rsidR="007B4639">
        <w:t>arameter</w:t>
      </w:r>
      <w:r w:rsidR="00D630B0">
        <w:t xml:space="preserve"> </w:t>
      </w:r>
      <w:proofErr w:type="spellStart"/>
      <w:r w:rsidR="00401D7D" w:rsidRPr="008C2FD4">
        <w:rPr>
          <w:i/>
        </w:rPr>
        <w:t>maxRuns</w:t>
      </w:r>
      <w:proofErr w:type="spellEnd"/>
      <w:r w:rsidR="007B4639">
        <w:t xml:space="preserve">, </w:t>
      </w:r>
      <w:r w:rsidR="003231C0">
        <w:t xml:space="preserve">which </w:t>
      </w:r>
      <w:r w:rsidR="007B4639">
        <w:t>spe</w:t>
      </w:r>
      <w:r w:rsidR="003231C0">
        <w:t>cifies</w:t>
      </w:r>
      <w:r w:rsidR="007B4639">
        <w:t xml:space="preserve"> maximum</w:t>
      </w:r>
      <w:r w:rsidR="003231C0">
        <w:t xml:space="preserve"> runs the algorithm will</w:t>
      </w:r>
      <w:r w:rsidR="007B4639">
        <w:t xml:space="preserve"> iterate, set to 4</w:t>
      </w:r>
      <w:r w:rsidR="00D630B0">
        <w:t>000</w:t>
      </w:r>
      <w:r w:rsidR="00607D17">
        <w:t>; these settings were chosen through an initial training of the model on a subset of the data.</w:t>
      </w:r>
      <w:r w:rsidR="00EE1C74">
        <w:t xml:space="preserve"> </w:t>
      </w:r>
    </w:p>
    <w:p w14:paraId="2225CF8A" w14:textId="77777777" w:rsidR="00A467C4" w:rsidRDefault="00A467C4" w:rsidP="004458F6">
      <w:pPr>
        <w:spacing w:line="480" w:lineRule="auto"/>
        <w:jc w:val="both"/>
      </w:pPr>
    </w:p>
    <w:p w14:paraId="65D92BFB" w14:textId="0FE1F915" w:rsidR="008C673B" w:rsidRDefault="00562375" w:rsidP="004458F6">
      <w:pPr>
        <w:spacing w:line="480" w:lineRule="auto"/>
        <w:jc w:val="both"/>
      </w:pPr>
      <w:r>
        <w:t xml:space="preserve">The </w:t>
      </w:r>
      <w:proofErr w:type="spellStart"/>
      <w:proofErr w:type="gramStart"/>
      <w:r w:rsidR="008C673B" w:rsidRPr="00CB4597">
        <w:t>glm</w:t>
      </w:r>
      <w:proofErr w:type="spellEnd"/>
      <w:r w:rsidR="008C673B" w:rsidRPr="00CB4597">
        <w:t>(</w:t>
      </w:r>
      <w:proofErr w:type="gramEnd"/>
      <w:r w:rsidR="008C673B" w:rsidRPr="00CB4597">
        <w:t>)</w:t>
      </w:r>
      <w:r w:rsidR="008C673B">
        <w:t xml:space="preserve"> function </w:t>
      </w:r>
      <w:r>
        <w:t>in</w:t>
      </w:r>
      <w:r w:rsidR="008C673B">
        <w:t xml:space="preserve"> R was used to implement </w:t>
      </w:r>
      <w:r>
        <w:t xml:space="preserve">a </w:t>
      </w:r>
      <w:r w:rsidR="004536F3">
        <w:t>logistic regression (LR)</w:t>
      </w:r>
      <w:r w:rsidR="00607D17">
        <w:t xml:space="preserve"> </w:t>
      </w:r>
      <w:r w:rsidR="008C673B">
        <w:t>model</w:t>
      </w:r>
      <w:r>
        <w:t xml:space="preserve"> to yield adjusted betas and per-marker AUCs for each log2 scaled proteomic feature that had emerged as significant from the Boruta analysis. </w:t>
      </w:r>
      <w:r w:rsidR="001612C4">
        <w:t>BMI</w:t>
      </w:r>
      <w:r w:rsidR="000B3C89">
        <w:t xml:space="preserve">, </w:t>
      </w:r>
      <w:proofErr w:type="gramStart"/>
      <w:r w:rsidR="001612C4">
        <w:t>age</w:t>
      </w:r>
      <w:proofErr w:type="gramEnd"/>
      <w:r w:rsidR="001612C4">
        <w:t xml:space="preserve"> </w:t>
      </w:r>
      <w:r w:rsidR="000B3C89">
        <w:t xml:space="preserve">and sex </w:t>
      </w:r>
      <w:r w:rsidR="001612C4">
        <w:t>were included in the model</w:t>
      </w:r>
      <w:r>
        <w:t xml:space="preserve">, as was a BMI*age interaction term. </w:t>
      </w:r>
      <w:r w:rsidR="002D41C2">
        <w:t>Twenty-three p</w:t>
      </w:r>
      <w:r w:rsidR="001612C4">
        <w:t>atients with missing BMI information</w:t>
      </w:r>
      <w:r w:rsidR="002D41C2">
        <w:t xml:space="preserve"> (including 8 controls and 15 cases)</w:t>
      </w:r>
      <w:r w:rsidR="001612C4">
        <w:t xml:space="preserve"> were removed from the</w:t>
      </w:r>
      <w:r>
        <w:t>se analyses</w:t>
      </w:r>
      <w:r w:rsidR="001612C4">
        <w:t xml:space="preserve">. </w:t>
      </w:r>
      <w:r>
        <w:t>The cumulative AUC for the addition of each biomarker, in order of its Boruta importance, was calculated</w:t>
      </w:r>
      <w:r w:rsidR="00607D17">
        <w:t xml:space="preserve"> using the </w:t>
      </w:r>
      <w:proofErr w:type="spellStart"/>
      <w:proofErr w:type="gramStart"/>
      <w:r w:rsidR="00607D17">
        <w:t>Cstat</w:t>
      </w:r>
      <w:proofErr w:type="spellEnd"/>
      <w:r w:rsidR="00607D17">
        <w:t>(</w:t>
      </w:r>
      <w:proofErr w:type="gramEnd"/>
      <w:r w:rsidR="00607D17">
        <w:t xml:space="preserve">) function from the </w:t>
      </w:r>
      <w:proofErr w:type="spellStart"/>
      <w:r w:rsidR="00607D17">
        <w:t>DescTools</w:t>
      </w:r>
      <w:proofErr w:type="spellEnd"/>
      <w:r w:rsidR="00607D17">
        <w:t xml:space="preserve"> package</w:t>
      </w:r>
      <w:r>
        <w:t>.</w:t>
      </w:r>
    </w:p>
    <w:p w14:paraId="426B3813" w14:textId="77777777" w:rsidR="00FA3B3E" w:rsidRDefault="00FA3B3E" w:rsidP="004458F6">
      <w:pPr>
        <w:spacing w:line="480" w:lineRule="auto"/>
        <w:jc w:val="both"/>
      </w:pPr>
    </w:p>
    <w:p w14:paraId="0D51DFE1" w14:textId="40ED9129" w:rsidR="00A246A6" w:rsidRDefault="00607D17" w:rsidP="004458F6">
      <w:pPr>
        <w:spacing w:line="480" w:lineRule="auto"/>
        <w:jc w:val="both"/>
        <w:rPr>
          <w:b/>
        </w:rPr>
      </w:pPr>
      <w:r>
        <w:t xml:space="preserve">Enrichment testing using the list of proteins identified by the Boruta algorithm was performed using </w:t>
      </w:r>
      <w:proofErr w:type="spellStart"/>
      <w:r>
        <w:t>ClueGo</w:t>
      </w:r>
      <w:proofErr w:type="spellEnd"/>
      <w:r>
        <w:t xml:space="preserve"> (</w:t>
      </w:r>
      <w:r w:rsidR="00CB4597">
        <w:t>v</w:t>
      </w:r>
      <w:r>
        <w:t xml:space="preserve">ersion 2.5.7), a plug-in application in </w:t>
      </w:r>
      <w:proofErr w:type="spellStart"/>
      <w:r>
        <w:t>Cytoscape</w:t>
      </w:r>
      <w:proofErr w:type="spellEnd"/>
      <w:r>
        <w:t xml:space="preserve"> (version 3.8.2). The following databases were used: GO Biological Process; GO Molecular Functions; GO Immune System </w:t>
      </w:r>
      <w:r>
        <w:lastRenderedPageBreak/>
        <w:t xml:space="preserve">Process; KEGG; </w:t>
      </w:r>
      <w:proofErr w:type="spellStart"/>
      <w:r>
        <w:t>Reactome</w:t>
      </w:r>
      <w:proofErr w:type="spellEnd"/>
      <w:r>
        <w:t xml:space="preserve"> Pathways; Wiki Pathways.  Only pathways with p</w:t>
      </w:r>
      <w:r w:rsidR="000D58DF">
        <w:t>-v</w:t>
      </w:r>
      <w:r>
        <w:t>alue</w:t>
      </w:r>
      <w:r w:rsidR="000D58DF">
        <w:t xml:space="preserve"> </w:t>
      </w:r>
      <w:r w:rsidR="006D1C9E">
        <w:t>&lt;</w:t>
      </w:r>
      <w:r>
        <w:t>0.05</w:t>
      </w:r>
      <w:r w:rsidR="00FA3B3E">
        <w:t xml:space="preserve"> (calculated using a</w:t>
      </w:r>
      <w:r w:rsidR="00FA3B3E" w:rsidRPr="00657EEE">
        <w:t xml:space="preserve"> two-sided hypergeometric test and Bonferroni step down correction</w:t>
      </w:r>
      <w:r w:rsidR="00FA3B3E">
        <w:t xml:space="preserve">) </w:t>
      </w:r>
      <w:r>
        <w:t xml:space="preserve">and a minimum of two proteins per pathway were considered. </w:t>
      </w:r>
    </w:p>
    <w:p w14:paraId="1E76D0C7" w14:textId="77777777" w:rsidR="00A246A6" w:rsidRDefault="00A246A6" w:rsidP="004458F6">
      <w:pPr>
        <w:spacing w:line="480" w:lineRule="auto"/>
        <w:jc w:val="both"/>
      </w:pPr>
    </w:p>
    <w:p w14:paraId="7D134429" w14:textId="50857273" w:rsidR="00E669BE" w:rsidRDefault="00E669BE" w:rsidP="004458F6">
      <w:pPr>
        <w:spacing w:line="480" w:lineRule="auto"/>
        <w:jc w:val="both"/>
        <w:rPr>
          <w:b/>
        </w:rPr>
      </w:pPr>
      <w:r w:rsidRPr="00FF1D66">
        <w:rPr>
          <w:b/>
        </w:rPr>
        <w:t xml:space="preserve">Results </w:t>
      </w:r>
    </w:p>
    <w:p w14:paraId="2A8480BE" w14:textId="77777777" w:rsidR="00A467C4" w:rsidRPr="00FF1D66" w:rsidRDefault="00A467C4" w:rsidP="004458F6">
      <w:pPr>
        <w:spacing w:line="480" w:lineRule="auto"/>
        <w:jc w:val="both"/>
        <w:rPr>
          <w:b/>
        </w:rPr>
      </w:pPr>
    </w:p>
    <w:p w14:paraId="19E7297C" w14:textId="5D804FF5" w:rsidR="000B2421" w:rsidRPr="00FF1D66" w:rsidRDefault="000B2421" w:rsidP="004458F6">
      <w:pPr>
        <w:spacing w:line="480" w:lineRule="auto"/>
        <w:jc w:val="both"/>
        <w:rPr>
          <w:rFonts w:cs="Arial"/>
          <w:i/>
          <w:spacing w:val="-4"/>
          <w:lang w:val="en-GB"/>
        </w:rPr>
      </w:pPr>
      <w:r w:rsidRPr="00FF1D66">
        <w:rPr>
          <w:rFonts w:cs="Arial"/>
          <w:i/>
          <w:spacing w:val="-4"/>
          <w:lang w:val="en-GB"/>
        </w:rPr>
        <w:t>Demographic information</w:t>
      </w:r>
    </w:p>
    <w:p w14:paraId="02602A04" w14:textId="3C75FDCA" w:rsidR="00491E4B" w:rsidRPr="000B61EB" w:rsidRDefault="000B2421" w:rsidP="004458F6">
      <w:pPr>
        <w:spacing w:line="480" w:lineRule="auto"/>
        <w:jc w:val="both"/>
        <w:rPr>
          <w:rFonts w:cstheme="minorHAnsi"/>
          <w:lang w:val="en-US"/>
        </w:rPr>
      </w:pPr>
      <w:r w:rsidRPr="000B61EB">
        <w:rPr>
          <w:rFonts w:cstheme="minorHAnsi"/>
          <w:lang w:val="en-US"/>
        </w:rPr>
        <w:t>Among 44</w:t>
      </w:r>
      <w:r w:rsidR="002461C6">
        <w:rPr>
          <w:rFonts w:cstheme="minorHAnsi"/>
          <w:lang w:val="en-US"/>
        </w:rPr>
        <w:t>5</w:t>
      </w:r>
      <w:r w:rsidRPr="000B61EB">
        <w:rPr>
          <w:rFonts w:cstheme="minorHAnsi"/>
          <w:lang w:val="en-US"/>
        </w:rPr>
        <w:t xml:space="preserve"> </w:t>
      </w:r>
      <w:r w:rsidR="00B95843">
        <w:rPr>
          <w:rFonts w:cstheme="minorHAnsi"/>
          <w:lang w:val="en-US"/>
        </w:rPr>
        <w:t>participants in the study</w:t>
      </w:r>
      <w:r w:rsidRPr="000B61EB">
        <w:rPr>
          <w:rFonts w:cstheme="minorHAnsi"/>
          <w:lang w:val="en-US"/>
        </w:rPr>
        <w:t xml:space="preserve">, there </w:t>
      </w:r>
      <w:r w:rsidR="0092411A" w:rsidRPr="000B61EB">
        <w:rPr>
          <w:rFonts w:cstheme="minorHAnsi"/>
          <w:lang w:val="en-US"/>
        </w:rPr>
        <w:t xml:space="preserve">were </w:t>
      </w:r>
      <w:r w:rsidRPr="000B61EB">
        <w:rPr>
          <w:rFonts w:cstheme="minorHAnsi"/>
          <w:lang w:val="en-US"/>
        </w:rPr>
        <w:t>21</w:t>
      </w:r>
      <w:r w:rsidR="00526B5B">
        <w:rPr>
          <w:rFonts w:cstheme="minorHAnsi"/>
          <w:lang w:val="en-US"/>
        </w:rPr>
        <w:t>5</w:t>
      </w:r>
      <w:r w:rsidRPr="000B61EB">
        <w:rPr>
          <w:rFonts w:cstheme="minorHAnsi"/>
          <w:lang w:val="en-US"/>
        </w:rPr>
        <w:t xml:space="preserve"> cases </w:t>
      </w:r>
      <w:r w:rsidR="00B95843">
        <w:rPr>
          <w:rFonts w:cstheme="minorHAnsi"/>
          <w:lang w:val="en-US"/>
        </w:rPr>
        <w:t xml:space="preserve">of severe RHD </w:t>
      </w:r>
      <w:r w:rsidR="00B6394C" w:rsidRPr="000B61EB">
        <w:rPr>
          <w:rFonts w:cstheme="minorHAnsi"/>
          <w:lang w:val="en-US"/>
        </w:rPr>
        <w:t xml:space="preserve">and </w:t>
      </w:r>
      <w:r w:rsidRPr="000B61EB">
        <w:rPr>
          <w:rFonts w:cstheme="minorHAnsi"/>
          <w:lang w:val="en-US"/>
        </w:rPr>
        <w:t>23</w:t>
      </w:r>
      <w:r w:rsidR="00C152E6" w:rsidRPr="000B61EB">
        <w:rPr>
          <w:rFonts w:cstheme="minorHAnsi"/>
          <w:lang w:val="en-US"/>
        </w:rPr>
        <w:t>0</w:t>
      </w:r>
      <w:r w:rsidRPr="000B61EB">
        <w:rPr>
          <w:rFonts w:cstheme="minorHAnsi"/>
          <w:lang w:val="en-US"/>
        </w:rPr>
        <w:t xml:space="preserve"> controls.  Demographic baseline data are shown in Table 1. </w:t>
      </w:r>
      <w:r w:rsidR="00FD22FC" w:rsidRPr="000B61EB">
        <w:rPr>
          <w:rFonts w:cstheme="minorHAnsi"/>
          <w:lang w:val="en-US"/>
        </w:rPr>
        <w:t xml:space="preserve">RHD is typically a disease of young people and </w:t>
      </w:r>
      <w:r w:rsidR="00491E4B" w:rsidRPr="000B61EB">
        <w:rPr>
          <w:rFonts w:cstheme="minorHAnsi"/>
          <w:lang w:val="en-US"/>
        </w:rPr>
        <w:t xml:space="preserve">as </w:t>
      </w:r>
      <w:r w:rsidR="0045041D">
        <w:rPr>
          <w:rFonts w:cstheme="minorHAnsi"/>
          <w:lang w:val="en-US"/>
        </w:rPr>
        <w:t xml:space="preserve">age-matching </w:t>
      </w:r>
      <w:r w:rsidR="00B95843">
        <w:rPr>
          <w:rFonts w:cstheme="minorHAnsi"/>
          <w:lang w:val="en-US"/>
        </w:rPr>
        <w:t>was not</w:t>
      </w:r>
      <w:r w:rsidR="0045041D">
        <w:rPr>
          <w:rFonts w:cstheme="minorHAnsi"/>
          <w:lang w:val="en-US"/>
        </w:rPr>
        <w:t xml:space="preserve"> </w:t>
      </w:r>
      <w:r w:rsidR="00332C46">
        <w:rPr>
          <w:rFonts w:cstheme="minorHAnsi"/>
          <w:lang w:val="en-US"/>
        </w:rPr>
        <w:t>carried out</w:t>
      </w:r>
      <w:r w:rsidR="0078168B">
        <w:rPr>
          <w:rFonts w:cstheme="minorHAnsi"/>
          <w:lang w:val="en-US"/>
        </w:rPr>
        <w:t xml:space="preserve"> in population collection</w:t>
      </w:r>
      <w:r w:rsidR="0045041D">
        <w:rPr>
          <w:rFonts w:cstheme="minorHAnsi"/>
          <w:lang w:val="en-US"/>
        </w:rPr>
        <w:t xml:space="preserve">, </w:t>
      </w:r>
      <w:r w:rsidR="00FD22FC" w:rsidRPr="000B61EB">
        <w:rPr>
          <w:rFonts w:cstheme="minorHAnsi"/>
          <w:lang w:val="en-US"/>
        </w:rPr>
        <w:t>we found cases were significantly younger than controls (p</w:t>
      </w:r>
      <w:r w:rsidR="00B34523">
        <w:rPr>
          <w:rFonts w:cstheme="minorHAnsi"/>
          <w:lang w:val="en-US"/>
        </w:rPr>
        <w:t>=</w:t>
      </w:r>
      <w:r w:rsidR="00FD22FC" w:rsidRPr="000B61EB">
        <w:rPr>
          <w:rFonts w:cstheme="minorHAnsi"/>
          <w:lang w:val="en-US"/>
        </w:rPr>
        <w:t>0.0</w:t>
      </w:r>
      <w:r w:rsidR="004C7A05">
        <w:rPr>
          <w:rFonts w:cstheme="minorHAnsi"/>
          <w:lang w:val="en-US"/>
        </w:rPr>
        <w:t>14</w:t>
      </w:r>
      <w:r w:rsidR="006337FF" w:rsidRPr="000B61EB">
        <w:rPr>
          <w:rFonts w:cstheme="minorHAnsi"/>
          <w:lang w:val="en-US"/>
        </w:rPr>
        <w:t>; Table 1</w:t>
      </w:r>
      <w:r w:rsidR="00FD22FC" w:rsidRPr="000B61EB">
        <w:rPr>
          <w:rFonts w:cstheme="minorHAnsi"/>
          <w:lang w:val="en-US"/>
        </w:rPr>
        <w:t xml:space="preserve">). </w:t>
      </w:r>
      <w:r w:rsidR="00C142C9">
        <w:rPr>
          <w:rFonts w:cstheme="minorHAnsi"/>
          <w:lang w:val="en-US"/>
        </w:rPr>
        <w:t>Sixty-four</w:t>
      </w:r>
      <w:r w:rsidR="00FD22FC" w:rsidRPr="000B61EB">
        <w:rPr>
          <w:rFonts w:cstheme="minorHAnsi"/>
          <w:lang w:val="en-US"/>
        </w:rPr>
        <w:t xml:space="preserve"> RHD patients were below the age of 18 years, whereas</w:t>
      </w:r>
      <w:r w:rsidR="0045041D">
        <w:rPr>
          <w:rFonts w:cstheme="minorHAnsi"/>
          <w:lang w:val="en-US"/>
        </w:rPr>
        <w:t xml:space="preserve"> only</w:t>
      </w:r>
      <w:r w:rsidR="00FD22FC" w:rsidRPr="000B61EB">
        <w:rPr>
          <w:rFonts w:cstheme="minorHAnsi"/>
          <w:lang w:val="en-US"/>
        </w:rPr>
        <w:t xml:space="preserve"> </w:t>
      </w:r>
      <w:r w:rsidR="002F55C5">
        <w:rPr>
          <w:rFonts w:cstheme="minorHAnsi"/>
          <w:lang w:val="en-US"/>
        </w:rPr>
        <w:t>13</w:t>
      </w:r>
      <w:r w:rsidR="00FD22FC" w:rsidRPr="000B61EB">
        <w:rPr>
          <w:rFonts w:cstheme="minorHAnsi"/>
          <w:lang w:val="en-US"/>
        </w:rPr>
        <w:t xml:space="preserve"> controls were below the age of 18 years</w:t>
      </w:r>
      <w:r w:rsidR="002F55C5">
        <w:rPr>
          <w:rFonts w:cstheme="minorHAnsi"/>
          <w:lang w:val="en-US"/>
        </w:rPr>
        <w:t xml:space="preserve"> old</w:t>
      </w:r>
      <w:r w:rsidR="00FD22FC" w:rsidRPr="000B61EB">
        <w:rPr>
          <w:rFonts w:cstheme="minorHAnsi"/>
          <w:lang w:val="en-US"/>
        </w:rPr>
        <w:t xml:space="preserve">. </w:t>
      </w:r>
      <w:r w:rsidR="006337FF" w:rsidRPr="000B61EB">
        <w:rPr>
          <w:rFonts w:cstheme="minorHAnsi"/>
          <w:lang w:val="en-US"/>
        </w:rPr>
        <w:t>Also, RHD cases had lower BMI than controls (</w:t>
      </w:r>
      <w:r w:rsidR="005A302C">
        <w:rPr>
          <w:rFonts w:cstheme="minorHAnsi"/>
          <w:lang w:val="en-US"/>
        </w:rPr>
        <w:t>p=</w:t>
      </w:r>
      <w:r w:rsidR="0065600C">
        <w:rPr>
          <w:rFonts w:cstheme="minorHAnsi"/>
          <w:lang w:val="en-US"/>
        </w:rPr>
        <w:t>6.02</w:t>
      </w:r>
      <w:r w:rsidR="00113B28">
        <w:rPr>
          <w:rFonts w:cstheme="minorHAnsi"/>
          <w:lang w:val="en-US"/>
        </w:rPr>
        <w:t>e-12</w:t>
      </w:r>
      <w:r w:rsidR="006337FF" w:rsidRPr="000B61EB">
        <w:rPr>
          <w:rFonts w:cstheme="minorHAnsi"/>
          <w:lang w:val="en-US"/>
        </w:rPr>
        <w:t>; Table 1)</w:t>
      </w:r>
      <w:r w:rsidR="00491E4B" w:rsidRPr="000B61EB">
        <w:rPr>
          <w:rFonts w:cstheme="minorHAnsi"/>
          <w:lang w:val="en-US"/>
        </w:rPr>
        <w:t xml:space="preserve">. </w:t>
      </w:r>
      <w:r w:rsidR="00FD22FC" w:rsidRPr="000B61EB">
        <w:rPr>
          <w:rFonts w:cstheme="minorHAnsi"/>
          <w:lang w:val="en-US"/>
        </w:rPr>
        <w:t>We therefore explored relationships between</w:t>
      </w:r>
      <w:r w:rsidR="006337FF" w:rsidRPr="000B61EB">
        <w:rPr>
          <w:rFonts w:cstheme="minorHAnsi"/>
          <w:lang w:val="en-US"/>
        </w:rPr>
        <w:t xml:space="preserve"> age</w:t>
      </w:r>
      <w:r w:rsidR="00491E4B" w:rsidRPr="000B61EB">
        <w:rPr>
          <w:rFonts w:cstheme="minorHAnsi"/>
          <w:lang w:val="en-US"/>
        </w:rPr>
        <w:t xml:space="preserve">, </w:t>
      </w:r>
      <w:proofErr w:type="gramStart"/>
      <w:r w:rsidR="00491E4B" w:rsidRPr="000B61EB">
        <w:rPr>
          <w:rFonts w:cstheme="minorHAnsi"/>
          <w:lang w:val="en-US"/>
        </w:rPr>
        <w:t>BMI</w:t>
      </w:r>
      <w:proofErr w:type="gramEnd"/>
      <w:r w:rsidR="00491E4B" w:rsidRPr="000B61EB">
        <w:rPr>
          <w:rFonts w:cstheme="minorHAnsi"/>
          <w:lang w:val="en-US"/>
        </w:rPr>
        <w:t xml:space="preserve"> and protein levels in the cohort prior to the case-control proteomic analyses. </w:t>
      </w:r>
      <w:r w:rsidR="00E506F8" w:rsidRPr="000B61EB">
        <w:rPr>
          <w:rFonts w:cstheme="minorHAnsi"/>
          <w:lang w:val="en-US"/>
        </w:rPr>
        <w:t xml:space="preserve">BMI and age in the cases </w:t>
      </w:r>
      <w:r w:rsidR="00E06A61" w:rsidRPr="000B61EB">
        <w:rPr>
          <w:rFonts w:cstheme="minorHAnsi"/>
          <w:lang w:val="en-US"/>
        </w:rPr>
        <w:t>were</w:t>
      </w:r>
      <w:r w:rsidR="00E506F8" w:rsidRPr="000B61EB">
        <w:rPr>
          <w:rFonts w:cstheme="minorHAnsi"/>
          <w:lang w:val="en-US"/>
        </w:rPr>
        <w:t xml:space="preserve"> correlated with Pearson correlation coefficient r=0.6</w:t>
      </w:r>
      <w:r w:rsidR="00915B4C">
        <w:rPr>
          <w:rFonts w:cstheme="minorHAnsi"/>
          <w:lang w:val="en-US"/>
        </w:rPr>
        <w:t>3</w:t>
      </w:r>
      <w:r w:rsidR="00E506F8" w:rsidRPr="000B61EB">
        <w:rPr>
          <w:rFonts w:cstheme="minorHAnsi"/>
          <w:lang w:val="en-US"/>
        </w:rPr>
        <w:t>, compar</w:t>
      </w:r>
      <w:r w:rsidR="008D0BC8" w:rsidRPr="000B61EB">
        <w:rPr>
          <w:rFonts w:cstheme="minorHAnsi"/>
          <w:lang w:val="en-US"/>
        </w:rPr>
        <w:t>ed</w:t>
      </w:r>
      <w:r w:rsidR="00E506F8" w:rsidRPr="000B61EB">
        <w:rPr>
          <w:rFonts w:cstheme="minorHAnsi"/>
          <w:lang w:val="en-US"/>
        </w:rPr>
        <w:t xml:space="preserve"> to r=0.</w:t>
      </w:r>
      <w:r w:rsidR="00915B4C">
        <w:rPr>
          <w:rFonts w:cstheme="minorHAnsi"/>
          <w:lang w:val="en-US"/>
        </w:rPr>
        <w:t>23</w:t>
      </w:r>
      <w:r w:rsidR="00E506F8" w:rsidRPr="000B61EB">
        <w:rPr>
          <w:rFonts w:cstheme="minorHAnsi"/>
          <w:lang w:val="en-US"/>
        </w:rPr>
        <w:t xml:space="preserve"> in control samples</w:t>
      </w:r>
      <w:r w:rsidR="00491E4B" w:rsidRPr="000B61EB">
        <w:rPr>
          <w:rFonts w:cstheme="minorHAnsi"/>
          <w:lang w:val="en-US"/>
        </w:rPr>
        <w:t xml:space="preserve">; the higher correlation in cases is </w:t>
      </w:r>
      <w:r w:rsidR="00915B4C">
        <w:rPr>
          <w:rFonts w:cstheme="minorHAnsi"/>
          <w:lang w:val="en-US"/>
        </w:rPr>
        <w:t>main</w:t>
      </w:r>
      <w:r w:rsidR="00E06A61" w:rsidRPr="000B61EB">
        <w:rPr>
          <w:rFonts w:cstheme="minorHAnsi"/>
          <w:lang w:val="en-US"/>
        </w:rPr>
        <w:t xml:space="preserve">ly </w:t>
      </w:r>
      <w:r w:rsidR="00491E4B" w:rsidRPr="000B61EB">
        <w:rPr>
          <w:rFonts w:cstheme="minorHAnsi"/>
          <w:lang w:val="en-US"/>
        </w:rPr>
        <w:t>due to the presence of participants younger than 18 in the case cohort</w:t>
      </w:r>
      <w:r w:rsidR="00421DD3">
        <w:rPr>
          <w:rFonts w:cstheme="minorHAnsi"/>
          <w:lang w:val="en-US"/>
        </w:rPr>
        <w:t xml:space="preserve"> (</w:t>
      </w:r>
      <w:r w:rsidR="00BE0A8A">
        <w:rPr>
          <w:rFonts w:cstheme="minorHAnsi"/>
          <w:lang w:val="en-US"/>
        </w:rPr>
        <w:t xml:space="preserve">Supplementary Fig. </w:t>
      </w:r>
      <w:r w:rsidR="008F2A83">
        <w:rPr>
          <w:rFonts w:cstheme="minorHAnsi"/>
          <w:lang w:val="en-US"/>
        </w:rPr>
        <w:t>1</w:t>
      </w:r>
      <w:r w:rsidR="00421DD3">
        <w:rPr>
          <w:rFonts w:cstheme="minorHAnsi"/>
          <w:lang w:val="en-US"/>
        </w:rPr>
        <w:t xml:space="preserve">). </w:t>
      </w:r>
      <w:r w:rsidR="00B95843">
        <w:rPr>
          <w:rFonts w:cstheme="minorHAnsi"/>
          <w:lang w:val="en-US"/>
        </w:rPr>
        <w:t xml:space="preserve">Subsequent </w:t>
      </w:r>
      <w:r w:rsidR="00AB610A">
        <w:rPr>
          <w:rFonts w:cstheme="minorHAnsi"/>
          <w:lang w:val="en-US"/>
        </w:rPr>
        <w:t>LR</w:t>
      </w:r>
      <w:r w:rsidR="00B95843">
        <w:rPr>
          <w:rFonts w:cstheme="minorHAnsi"/>
          <w:lang w:val="en-US"/>
        </w:rPr>
        <w:t xml:space="preserve"> analyses were therefore adjusted for age, sex, </w:t>
      </w:r>
      <w:proofErr w:type="gramStart"/>
      <w:r w:rsidR="00B95843">
        <w:rPr>
          <w:rFonts w:cstheme="minorHAnsi"/>
          <w:lang w:val="en-US"/>
        </w:rPr>
        <w:t>BMI</w:t>
      </w:r>
      <w:proofErr w:type="gramEnd"/>
      <w:r w:rsidR="00B95843">
        <w:rPr>
          <w:rFonts w:cstheme="minorHAnsi"/>
          <w:lang w:val="en-US"/>
        </w:rPr>
        <w:t xml:space="preserve"> and age*BMI interaction. </w:t>
      </w:r>
      <w:r w:rsidR="00491E4B" w:rsidRPr="000B61EB">
        <w:rPr>
          <w:rFonts w:cstheme="minorHAnsi"/>
          <w:lang w:val="en-US"/>
        </w:rPr>
        <w:t xml:space="preserve">Regarding medication differences between cases and controls, </w:t>
      </w:r>
      <w:r w:rsidRPr="000B61EB">
        <w:rPr>
          <w:rFonts w:cstheme="minorHAnsi"/>
          <w:lang w:val="en-US"/>
        </w:rPr>
        <w:t>1</w:t>
      </w:r>
      <w:r w:rsidR="00403DBB" w:rsidRPr="000B61EB">
        <w:rPr>
          <w:rFonts w:cstheme="minorHAnsi"/>
          <w:lang w:val="en-US"/>
        </w:rPr>
        <w:t>11</w:t>
      </w:r>
      <w:r w:rsidRPr="000B61EB">
        <w:rPr>
          <w:rFonts w:cstheme="minorHAnsi"/>
          <w:lang w:val="en-US"/>
        </w:rPr>
        <w:t xml:space="preserve"> cases</w:t>
      </w:r>
      <w:r w:rsidR="00491E4B" w:rsidRPr="000B61EB">
        <w:rPr>
          <w:rFonts w:cstheme="minorHAnsi"/>
          <w:lang w:val="en-US"/>
        </w:rPr>
        <w:t xml:space="preserve"> and zero controls</w:t>
      </w:r>
      <w:r w:rsidRPr="000B61EB">
        <w:rPr>
          <w:rFonts w:cstheme="minorHAnsi"/>
          <w:lang w:val="en-US"/>
        </w:rPr>
        <w:t xml:space="preserve"> in the study </w:t>
      </w:r>
      <w:r w:rsidR="00491E4B" w:rsidRPr="000B61EB">
        <w:rPr>
          <w:rFonts w:cstheme="minorHAnsi"/>
          <w:lang w:val="en-US"/>
        </w:rPr>
        <w:t xml:space="preserve">were receiving </w:t>
      </w:r>
      <w:r w:rsidR="008F2A83">
        <w:rPr>
          <w:rFonts w:cstheme="minorHAnsi"/>
          <w:lang w:val="en-US"/>
        </w:rPr>
        <w:t>s</w:t>
      </w:r>
      <w:r w:rsidRPr="000B61EB">
        <w:rPr>
          <w:rFonts w:cstheme="minorHAnsi"/>
          <w:lang w:val="en-US"/>
        </w:rPr>
        <w:t>econd</w:t>
      </w:r>
      <w:r w:rsidR="00491E4B" w:rsidRPr="000B61EB">
        <w:rPr>
          <w:rFonts w:cstheme="minorHAnsi"/>
          <w:lang w:val="en-US"/>
        </w:rPr>
        <w:t>ary</w:t>
      </w:r>
      <w:r w:rsidRPr="000B61EB">
        <w:rPr>
          <w:rFonts w:cstheme="minorHAnsi"/>
          <w:lang w:val="en-US"/>
        </w:rPr>
        <w:t xml:space="preserve"> prophylaxis </w:t>
      </w:r>
      <w:r w:rsidR="00491E4B" w:rsidRPr="000B61EB">
        <w:rPr>
          <w:rFonts w:cstheme="minorHAnsi"/>
          <w:lang w:val="en-US"/>
        </w:rPr>
        <w:t>for RHD, comprising regular</w:t>
      </w:r>
      <w:r w:rsidRPr="000B61EB">
        <w:rPr>
          <w:rFonts w:cstheme="minorHAnsi"/>
          <w:lang w:val="en-US"/>
        </w:rPr>
        <w:t xml:space="preserve"> benzathine penicillin G injections. </w:t>
      </w:r>
      <w:r w:rsidR="00403DBB" w:rsidRPr="000B61EB">
        <w:rPr>
          <w:rFonts w:cstheme="minorHAnsi"/>
          <w:lang w:val="en-US"/>
        </w:rPr>
        <w:t>Twenty-</w:t>
      </w:r>
      <w:r w:rsidR="00B34523">
        <w:rPr>
          <w:rFonts w:cstheme="minorHAnsi"/>
          <w:lang w:val="en-US"/>
        </w:rPr>
        <w:t>three</w:t>
      </w:r>
      <w:r w:rsidRPr="000B61EB">
        <w:rPr>
          <w:rFonts w:cstheme="minorHAnsi"/>
          <w:lang w:val="en-US"/>
        </w:rPr>
        <w:t xml:space="preserve"> cases </w:t>
      </w:r>
      <w:r w:rsidR="00491E4B" w:rsidRPr="000B61EB">
        <w:rPr>
          <w:rFonts w:cstheme="minorHAnsi"/>
          <w:lang w:val="en-US"/>
        </w:rPr>
        <w:t xml:space="preserve">and zero controls were </w:t>
      </w:r>
      <w:r w:rsidR="008F2A83">
        <w:rPr>
          <w:rFonts w:cstheme="minorHAnsi"/>
          <w:lang w:val="en-US"/>
        </w:rPr>
        <w:t xml:space="preserve">identified as </w:t>
      </w:r>
      <w:r w:rsidR="00491E4B" w:rsidRPr="000B61EB">
        <w:rPr>
          <w:rFonts w:cstheme="minorHAnsi"/>
          <w:lang w:val="en-US"/>
        </w:rPr>
        <w:t>anticoagulated with warfarin</w:t>
      </w:r>
      <w:r w:rsidRPr="000B61EB">
        <w:rPr>
          <w:rFonts w:cstheme="minorHAnsi"/>
          <w:lang w:val="en-US"/>
        </w:rPr>
        <w:t>.</w:t>
      </w:r>
      <w:r w:rsidR="00012080" w:rsidRPr="000B61EB">
        <w:rPr>
          <w:rFonts w:cstheme="minorHAnsi"/>
          <w:lang w:val="en-US"/>
        </w:rPr>
        <w:t xml:space="preserve"> </w:t>
      </w:r>
      <w:r w:rsidR="00403DBB" w:rsidRPr="000B61EB">
        <w:rPr>
          <w:rFonts w:cstheme="minorHAnsi"/>
          <w:lang w:val="en-US"/>
        </w:rPr>
        <w:t>One</w:t>
      </w:r>
      <w:r w:rsidR="00012080" w:rsidRPr="000B61EB">
        <w:rPr>
          <w:rFonts w:cstheme="minorHAnsi"/>
          <w:lang w:val="en-US"/>
        </w:rPr>
        <w:t xml:space="preserve"> case </w:t>
      </w:r>
      <w:r w:rsidR="00403DBB" w:rsidRPr="000B61EB">
        <w:rPr>
          <w:rFonts w:cstheme="minorHAnsi"/>
          <w:lang w:val="en-US"/>
        </w:rPr>
        <w:t>received</w:t>
      </w:r>
      <w:r w:rsidR="00491E4B" w:rsidRPr="000B61EB">
        <w:rPr>
          <w:rFonts w:cstheme="minorHAnsi"/>
          <w:lang w:val="en-US"/>
        </w:rPr>
        <w:t xml:space="preserve"> </w:t>
      </w:r>
      <w:r w:rsidR="00012080" w:rsidRPr="000B61EB">
        <w:rPr>
          <w:rFonts w:cstheme="minorHAnsi"/>
          <w:lang w:val="en-US"/>
        </w:rPr>
        <w:t>both penicillin G injections and warfarin.</w:t>
      </w:r>
      <w:r w:rsidRPr="000B61EB">
        <w:rPr>
          <w:rFonts w:cstheme="minorHAnsi"/>
          <w:lang w:val="en-US"/>
        </w:rPr>
        <w:t xml:space="preserve">  </w:t>
      </w:r>
      <w:r w:rsidR="00491E4B" w:rsidRPr="000B61EB">
        <w:rPr>
          <w:rFonts w:cstheme="minorHAnsi"/>
          <w:lang w:val="en-US"/>
        </w:rPr>
        <w:t xml:space="preserve">Neither penicillin nor warfarin treatment </w:t>
      </w:r>
      <w:r w:rsidR="00514BE0">
        <w:rPr>
          <w:rFonts w:cstheme="minorHAnsi"/>
          <w:lang w:val="en-US"/>
        </w:rPr>
        <w:t xml:space="preserve">(after the removal of proteins known to be affected by warfarin) </w:t>
      </w:r>
      <w:r w:rsidR="00491E4B" w:rsidRPr="000B61EB">
        <w:rPr>
          <w:rFonts w:cstheme="minorHAnsi"/>
          <w:lang w:val="en-US"/>
        </w:rPr>
        <w:t>was a significant factor in explaining protein differences between cases and controls.</w:t>
      </w:r>
    </w:p>
    <w:p w14:paraId="6050969C" w14:textId="77777777" w:rsidR="00DF2FEC" w:rsidRDefault="00DF2FEC" w:rsidP="004458F6">
      <w:pPr>
        <w:spacing w:line="480" w:lineRule="auto"/>
        <w:jc w:val="both"/>
        <w:rPr>
          <w:rFonts w:asciiTheme="majorHAnsi" w:hAnsiTheme="majorHAnsi" w:cstheme="majorHAnsi"/>
          <w:lang w:val="en-US"/>
        </w:rPr>
      </w:pPr>
    </w:p>
    <w:p w14:paraId="09CC672D" w14:textId="54C9E485" w:rsidR="00627401" w:rsidRPr="0077258F" w:rsidRDefault="0077258F" w:rsidP="004458F6">
      <w:pPr>
        <w:spacing w:line="480" w:lineRule="auto"/>
        <w:jc w:val="both"/>
        <w:rPr>
          <w:i/>
        </w:rPr>
      </w:pPr>
      <w:r>
        <w:rPr>
          <w:i/>
        </w:rPr>
        <w:lastRenderedPageBreak/>
        <w:t xml:space="preserve">Proteomic </w:t>
      </w:r>
      <w:r w:rsidR="007D3650">
        <w:rPr>
          <w:i/>
        </w:rPr>
        <w:t xml:space="preserve">baseline </w:t>
      </w:r>
      <w:r>
        <w:rPr>
          <w:i/>
        </w:rPr>
        <w:t>data</w:t>
      </w:r>
    </w:p>
    <w:p w14:paraId="50B7F416" w14:textId="5F8C24FF" w:rsidR="00972DC9" w:rsidRPr="00A467C4" w:rsidRDefault="00627401" w:rsidP="004458F6">
      <w:pPr>
        <w:pStyle w:val="NormalWeb"/>
        <w:shd w:val="clear" w:color="auto" w:fill="FFFFFF"/>
        <w:spacing w:before="0" w:beforeAutospacing="0" w:after="150" w:afterAutospacing="0" w:line="480" w:lineRule="auto"/>
        <w:jc w:val="both"/>
        <w:rPr>
          <w:rFonts w:eastAsiaTheme="minorHAnsi"/>
        </w:rPr>
      </w:pPr>
      <w:r w:rsidRPr="00A467C4">
        <w:rPr>
          <w:rFonts w:eastAsiaTheme="minorHAnsi"/>
        </w:rPr>
        <w:t>A total of 940 proteins were quantified in the blood samples</w:t>
      </w:r>
      <w:r w:rsidR="00AC4F2B">
        <w:rPr>
          <w:rFonts w:eastAsiaTheme="minorHAnsi"/>
        </w:rPr>
        <w:t xml:space="preserve"> and </w:t>
      </w:r>
      <w:r w:rsidR="00674323" w:rsidRPr="00A467C4">
        <w:rPr>
          <w:rFonts w:eastAsiaTheme="minorHAnsi"/>
        </w:rPr>
        <w:t>3</w:t>
      </w:r>
      <w:r w:rsidR="003668EF">
        <w:rPr>
          <w:rFonts w:eastAsiaTheme="minorHAnsi"/>
        </w:rPr>
        <w:t>66</w:t>
      </w:r>
      <w:r w:rsidRPr="00A467C4">
        <w:rPr>
          <w:rFonts w:eastAsiaTheme="minorHAnsi"/>
        </w:rPr>
        <w:t xml:space="preserve"> proteins</w:t>
      </w:r>
      <w:r w:rsidR="0073708F" w:rsidRPr="00A467C4">
        <w:rPr>
          <w:rFonts w:eastAsiaTheme="minorHAnsi"/>
        </w:rPr>
        <w:t>,</w:t>
      </w:r>
      <w:r w:rsidRPr="00A467C4">
        <w:rPr>
          <w:rFonts w:eastAsiaTheme="minorHAnsi"/>
        </w:rPr>
        <w:t xml:space="preserve"> present in at least </w:t>
      </w:r>
      <w:r w:rsidR="00674323" w:rsidRPr="00A467C4">
        <w:rPr>
          <w:rFonts w:eastAsiaTheme="minorHAnsi"/>
        </w:rPr>
        <w:t>40</w:t>
      </w:r>
      <w:r w:rsidRPr="00A467C4">
        <w:rPr>
          <w:rFonts w:eastAsiaTheme="minorHAnsi"/>
        </w:rPr>
        <w:t>% of the</w:t>
      </w:r>
      <w:r w:rsidR="00B119BD" w:rsidRPr="00A467C4">
        <w:rPr>
          <w:rFonts w:eastAsiaTheme="minorHAnsi"/>
        </w:rPr>
        <w:t xml:space="preserve"> </w:t>
      </w:r>
      <w:r w:rsidRPr="00A467C4">
        <w:rPr>
          <w:rFonts w:eastAsiaTheme="minorHAnsi"/>
        </w:rPr>
        <w:t>samples</w:t>
      </w:r>
      <w:r w:rsidR="00674323" w:rsidRPr="00A467C4">
        <w:rPr>
          <w:rFonts w:eastAsiaTheme="minorHAnsi"/>
        </w:rPr>
        <w:t xml:space="preserve">, </w:t>
      </w:r>
      <w:r w:rsidR="00CA5C18" w:rsidRPr="00A467C4">
        <w:rPr>
          <w:rFonts w:eastAsiaTheme="minorHAnsi"/>
        </w:rPr>
        <w:t>were</w:t>
      </w:r>
      <w:r w:rsidRPr="00A467C4">
        <w:rPr>
          <w:rFonts w:eastAsiaTheme="minorHAnsi"/>
        </w:rPr>
        <w:t xml:space="preserve"> kept</w:t>
      </w:r>
      <w:r w:rsidR="00CA5C18" w:rsidRPr="00A467C4">
        <w:rPr>
          <w:rFonts w:eastAsiaTheme="minorHAnsi"/>
        </w:rPr>
        <w:t xml:space="preserve"> for downstream analysis</w:t>
      </w:r>
      <w:r w:rsidRPr="00A467C4">
        <w:rPr>
          <w:rFonts w:eastAsiaTheme="minorHAnsi"/>
        </w:rPr>
        <w:t xml:space="preserve"> (Supplementary Fig. </w:t>
      </w:r>
      <w:r w:rsidR="0078168B" w:rsidRPr="00A467C4">
        <w:rPr>
          <w:rFonts w:eastAsiaTheme="minorHAnsi"/>
        </w:rPr>
        <w:t>2</w:t>
      </w:r>
      <w:r w:rsidRPr="00A467C4">
        <w:rPr>
          <w:rFonts w:eastAsiaTheme="minorHAnsi"/>
        </w:rPr>
        <w:t xml:space="preserve">). </w:t>
      </w:r>
      <w:r w:rsidR="0077258F" w:rsidRPr="00A467C4">
        <w:rPr>
          <w:rFonts w:eastAsiaTheme="minorHAnsi"/>
        </w:rPr>
        <w:t xml:space="preserve">Among </w:t>
      </w:r>
      <w:r w:rsidR="007D3650" w:rsidRPr="00A467C4">
        <w:rPr>
          <w:rFonts w:eastAsiaTheme="minorHAnsi"/>
        </w:rPr>
        <w:t>the</w:t>
      </w:r>
      <w:r w:rsidR="0038254A" w:rsidRPr="00A467C4">
        <w:rPr>
          <w:rFonts w:eastAsiaTheme="minorHAnsi"/>
        </w:rPr>
        <w:t xml:space="preserve">se </w:t>
      </w:r>
      <w:r w:rsidR="003668EF">
        <w:rPr>
          <w:rFonts w:eastAsiaTheme="minorHAnsi"/>
        </w:rPr>
        <w:t>366</w:t>
      </w:r>
      <w:r w:rsidR="00C27D7B" w:rsidRPr="00A467C4">
        <w:rPr>
          <w:rFonts w:eastAsiaTheme="minorHAnsi"/>
        </w:rPr>
        <w:t xml:space="preserve"> proteins, n</w:t>
      </w:r>
      <w:r w:rsidR="00972DC9" w:rsidRPr="00A467C4">
        <w:rPr>
          <w:rFonts w:eastAsiaTheme="minorHAnsi"/>
        </w:rPr>
        <w:t xml:space="preserve">o </w:t>
      </w:r>
      <w:r w:rsidR="002D1184" w:rsidRPr="00A467C4">
        <w:rPr>
          <w:rFonts w:eastAsiaTheme="minorHAnsi"/>
        </w:rPr>
        <w:t>s</w:t>
      </w:r>
      <w:r w:rsidR="00B95843" w:rsidRPr="00A467C4">
        <w:rPr>
          <w:rFonts w:eastAsiaTheme="minorHAnsi"/>
        </w:rPr>
        <w:t>ignificant</w:t>
      </w:r>
      <w:r w:rsidR="002D1184" w:rsidRPr="00A467C4">
        <w:rPr>
          <w:rFonts w:eastAsiaTheme="minorHAnsi"/>
        </w:rPr>
        <w:t xml:space="preserve"> differences of </w:t>
      </w:r>
      <w:r w:rsidR="00972DC9" w:rsidRPr="00A467C4">
        <w:rPr>
          <w:rFonts w:eastAsiaTheme="minorHAnsi"/>
        </w:rPr>
        <w:t xml:space="preserve">protein expression were observed </w:t>
      </w:r>
      <w:r w:rsidR="0077258F" w:rsidRPr="00A467C4">
        <w:rPr>
          <w:rFonts w:eastAsiaTheme="minorHAnsi"/>
        </w:rPr>
        <w:t>between participants</w:t>
      </w:r>
      <w:r w:rsidR="002D1184" w:rsidRPr="00A467C4">
        <w:rPr>
          <w:rFonts w:eastAsiaTheme="minorHAnsi"/>
        </w:rPr>
        <w:t xml:space="preserve"> taking warfarin</w:t>
      </w:r>
      <w:r w:rsidR="0077258F" w:rsidRPr="00A467C4">
        <w:rPr>
          <w:rFonts w:eastAsiaTheme="minorHAnsi"/>
        </w:rPr>
        <w:t xml:space="preserve"> or </w:t>
      </w:r>
      <w:r w:rsidR="002D1184" w:rsidRPr="00A467C4">
        <w:rPr>
          <w:rFonts w:eastAsiaTheme="minorHAnsi"/>
        </w:rPr>
        <w:t>penicillin</w:t>
      </w:r>
      <w:r w:rsidR="0077258F" w:rsidRPr="00A467C4">
        <w:rPr>
          <w:rFonts w:eastAsiaTheme="minorHAnsi"/>
        </w:rPr>
        <w:t xml:space="preserve">, </w:t>
      </w:r>
      <w:r w:rsidR="00FB6AE8">
        <w:rPr>
          <w:rFonts w:eastAsiaTheme="minorHAnsi"/>
        </w:rPr>
        <w:t>compared to those</w:t>
      </w:r>
      <w:r w:rsidR="0077258F" w:rsidRPr="00A467C4">
        <w:rPr>
          <w:rFonts w:eastAsiaTheme="minorHAnsi"/>
        </w:rPr>
        <w:t xml:space="preserve"> not taking medication</w:t>
      </w:r>
      <w:r w:rsidR="002D1184" w:rsidRPr="00A467C4">
        <w:rPr>
          <w:rFonts w:eastAsiaTheme="minorHAnsi"/>
        </w:rPr>
        <w:t xml:space="preserve"> (</w:t>
      </w:r>
      <w:r w:rsidR="001A503F">
        <w:rPr>
          <w:rFonts w:eastAsiaTheme="minorHAnsi"/>
        </w:rPr>
        <w:t xml:space="preserve">pairwise </w:t>
      </w:r>
      <w:r w:rsidR="002D1184" w:rsidRPr="00A467C4">
        <w:rPr>
          <w:rFonts w:eastAsiaTheme="minorHAnsi"/>
        </w:rPr>
        <w:t xml:space="preserve">t test, </w:t>
      </w:r>
      <w:r w:rsidR="004A07AC" w:rsidRPr="00A467C4">
        <w:rPr>
          <w:rFonts w:eastAsiaTheme="minorHAnsi"/>
        </w:rPr>
        <w:t xml:space="preserve">adjusted </w:t>
      </w:r>
      <w:r w:rsidR="002D1184" w:rsidRPr="00A467C4">
        <w:rPr>
          <w:rFonts w:eastAsiaTheme="minorHAnsi"/>
        </w:rPr>
        <w:t>p</w:t>
      </w:r>
      <w:r w:rsidR="00E66CC9" w:rsidRPr="00A467C4">
        <w:rPr>
          <w:rFonts w:eastAsiaTheme="minorHAnsi"/>
        </w:rPr>
        <w:t>-</w:t>
      </w:r>
      <w:r w:rsidR="002D1184" w:rsidRPr="00A467C4">
        <w:rPr>
          <w:rFonts w:eastAsiaTheme="minorHAnsi"/>
        </w:rPr>
        <w:t>value</w:t>
      </w:r>
      <w:r w:rsidR="00DD2C24">
        <w:rPr>
          <w:rFonts w:eastAsiaTheme="minorHAnsi"/>
        </w:rPr>
        <w:t xml:space="preserve"> </w:t>
      </w:r>
      <w:r w:rsidR="001A503F">
        <w:rPr>
          <w:rFonts w:eastAsiaTheme="minorHAnsi"/>
        </w:rPr>
        <w:t>=1</w:t>
      </w:r>
      <w:r w:rsidR="002D1184" w:rsidRPr="00A467C4">
        <w:rPr>
          <w:rFonts w:eastAsiaTheme="minorHAnsi"/>
        </w:rPr>
        <w:t>).</w:t>
      </w:r>
      <w:r w:rsidR="00C14ABB" w:rsidRPr="00A467C4">
        <w:rPr>
          <w:rFonts w:eastAsiaTheme="minorHAnsi"/>
        </w:rPr>
        <w:t xml:space="preserve"> </w:t>
      </w:r>
      <w:r w:rsidR="007D3650" w:rsidRPr="00A467C4">
        <w:rPr>
          <w:rFonts w:eastAsiaTheme="minorHAnsi"/>
          <w:lang w:val="en-ZA"/>
        </w:rPr>
        <w:t xml:space="preserve">Correlation coefficients of protein expression and BMI or age were in general </w:t>
      </w:r>
      <w:proofErr w:type="gramStart"/>
      <w:r w:rsidR="007D3650" w:rsidRPr="00A467C4">
        <w:rPr>
          <w:rFonts w:eastAsiaTheme="minorHAnsi"/>
          <w:lang w:val="en-ZA"/>
        </w:rPr>
        <w:t>weak</w:t>
      </w:r>
      <w:proofErr w:type="gramEnd"/>
      <w:r w:rsidR="007D3650" w:rsidRPr="00A467C4">
        <w:rPr>
          <w:rFonts w:eastAsiaTheme="minorHAnsi"/>
          <w:lang w:val="en-ZA"/>
        </w:rPr>
        <w:t>, and not systematically different between cases and controls (Supplementary Figure 3). No protein showed significantly different expression in males than in females, and there were no significant interactions between case/control status and sex in protein expression (Supplementary Figure 4).</w:t>
      </w:r>
    </w:p>
    <w:p w14:paraId="7D623988" w14:textId="77777777" w:rsidR="00D52CBC" w:rsidRPr="00A467C4" w:rsidRDefault="00D52CBC" w:rsidP="004458F6">
      <w:pPr>
        <w:pStyle w:val="NormalWeb"/>
        <w:shd w:val="clear" w:color="auto" w:fill="FFFFFF"/>
        <w:spacing w:before="0" w:beforeAutospacing="0" w:after="150" w:afterAutospacing="0" w:line="480" w:lineRule="auto"/>
        <w:jc w:val="both"/>
        <w:rPr>
          <w:rFonts w:eastAsiaTheme="minorHAnsi"/>
        </w:rPr>
      </w:pPr>
    </w:p>
    <w:p w14:paraId="103B11E5" w14:textId="1206C042" w:rsidR="0073708F" w:rsidRPr="00421DD3" w:rsidRDefault="002D73FA" w:rsidP="004458F6">
      <w:pPr>
        <w:spacing w:line="480" w:lineRule="auto"/>
        <w:jc w:val="both"/>
        <w:rPr>
          <w:i/>
        </w:rPr>
      </w:pPr>
      <w:r>
        <w:rPr>
          <w:i/>
        </w:rPr>
        <w:t>Boruta machine learning analyses</w:t>
      </w:r>
    </w:p>
    <w:p w14:paraId="0D21961A" w14:textId="7978FCD9" w:rsidR="002F7FF8" w:rsidRPr="00B95843" w:rsidRDefault="007D3650" w:rsidP="004458F6">
      <w:pPr>
        <w:spacing w:line="480" w:lineRule="auto"/>
        <w:jc w:val="both"/>
        <w:rPr>
          <w:rFonts w:cstheme="minorHAnsi"/>
          <w:lang w:val="en-US"/>
        </w:rPr>
      </w:pPr>
      <w:r>
        <w:rPr>
          <w:rFonts w:cstheme="minorHAnsi"/>
          <w:lang w:val="en-US"/>
        </w:rPr>
        <w:t>Fold change analyses showed a</w:t>
      </w:r>
      <w:r w:rsidR="002F7FF8">
        <w:rPr>
          <w:rFonts w:cstheme="minorHAnsi"/>
          <w:lang w:val="en-US"/>
        </w:rPr>
        <w:t xml:space="preserve"> total of </w:t>
      </w:r>
      <w:r w:rsidR="0038254A">
        <w:rPr>
          <w:rFonts w:cstheme="minorHAnsi"/>
          <w:lang w:val="en-US"/>
        </w:rPr>
        <w:t>84</w:t>
      </w:r>
      <w:r w:rsidR="002F7FF8">
        <w:rPr>
          <w:rFonts w:cstheme="minorHAnsi"/>
          <w:lang w:val="en-US"/>
        </w:rPr>
        <w:t xml:space="preserve"> proteins</w:t>
      </w:r>
      <w:r w:rsidR="00195C71">
        <w:rPr>
          <w:rFonts w:cstheme="minorHAnsi"/>
          <w:lang w:val="en-US"/>
        </w:rPr>
        <w:t xml:space="preserve"> that</w:t>
      </w:r>
      <w:r w:rsidR="002F7FF8">
        <w:rPr>
          <w:rFonts w:cstheme="minorHAnsi"/>
          <w:lang w:val="en-US"/>
        </w:rPr>
        <w:t xml:space="preserve"> </w:t>
      </w:r>
      <w:r>
        <w:rPr>
          <w:rFonts w:cstheme="minorHAnsi"/>
          <w:lang w:val="en-US"/>
        </w:rPr>
        <w:t xml:space="preserve">exhibited </w:t>
      </w:r>
      <w:r w:rsidR="00195C71">
        <w:rPr>
          <w:rFonts w:cstheme="minorHAnsi"/>
          <w:lang w:val="en-US"/>
        </w:rPr>
        <w:t xml:space="preserve">significant differences between cases and controls </w:t>
      </w:r>
      <w:r w:rsidR="00514BE0">
        <w:rPr>
          <w:rFonts w:cstheme="minorHAnsi"/>
          <w:lang w:val="en-US"/>
        </w:rPr>
        <w:t>with</w:t>
      </w:r>
      <w:r w:rsidR="00195C71">
        <w:rPr>
          <w:rFonts w:cstheme="minorHAnsi"/>
          <w:lang w:val="en-US"/>
        </w:rPr>
        <w:t xml:space="preserve"> </w:t>
      </w:r>
      <w:r w:rsidR="002F7FF8">
        <w:rPr>
          <w:rFonts w:cstheme="minorHAnsi"/>
          <w:lang w:val="en-US"/>
        </w:rPr>
        <w:t xml:space="preserve">adjusted p-values &lt; 0.05 (Supplementary Table </w:t>
      </w:r>
      <w:r w:rsidR="001A503F">
        <w:rPr>
          <w:rFonts w:cstheme="minorHAnsi"/>
          <w:lang w:val="en-US"/>
        </w:rPr>
        <w:t>2</w:t>
      </w:r>
      <w:r w:rsidR="002F7FF8">
        <w:rPr>
          <w:rFonts w:cstheme="minorHAnsi"/>
          <w:lang w:val="en-US"/>
        </w:rPr>
        <w:t>)</w:t>
      </w:r>
      <w:r>
        <w:rPr>
          <w:rFonts w:cstheme="minorHAnsi"/>
          <w:lang w:val="en-US"/>
        </w:rPr>
        <w:t>.</w:t>
      </w:r>
      <w:r w:rsidR="002F7FF8">
        <w:rPr>
          <w:rFonts w:cstheme="minorHAnsi"/>
          <w:lang w:val="en-US"/>
        </w:rPr>
        <w:t xml:space="preserve"> </w:t>
      </w:r>
      <w:r w:rsidR="00195C71">
        <w:rPr>
          <w:rFonts w:cstheme="minorHAnsi"/>
          <w:lang w:val="en-US"/>
        </w:rPr>
        <w:t xml:space="preserve">Using the Boruta algorithm, </w:t>
      </w:r>
      <w:r w:rsidR="0038254A">
        <w:rPr>
          <w:rFonts w:cstheme="minorHAnsi"/>
          <w:lang w:val="en-US"/>
        </w:rPr>
        <w:t>56 features</w:t>
      </w:r>
      <w:r w:rsidR="00D52CBC">
        <w:rPr>
          <w:rFonts w:cstheme="minorHAnsi"/>
          <w:lang w:val="en-US"/>
        </w:rPr>
        <w:t xml:space="preserve"> were </w:t>
      </w:r>
      <w:r w:rsidR="00195C71">
        <w:rPr>
          <w:rFonts w:cstheme="minorHAnsi"/>
          <w:lang w:val="en-US"/>
        </w:rPr>
        <w:t>identified as important</w:t>
      </w:r>
      <w:r w:rsidR="002D73FA">
        <w:rPr>
          <w:rFonts w:cstheme="minorHAnsi"/>
          <w:lang w:val="en-US"/>
        </w:rPr>
        <w:t>; these are presented in order of their Boruta importance in Table 2</w:t>
      </w:r>
      <w:r w:rsidR="00D52CBC">
        <w:rPr>
          <w:rFonts w:cstheme="minorHAnsi"/>
          <w:lang w:val="en-US"/>
        </w:rPr>
        <w:t>. Fig</w:t>
      </w:r>
      <w:r w:rsidR="002D73FA">
        <w:rPr>
          <w:rFonts w:cstheme="minorHAnsi"/>
          <w:lang w:val="en-US"/>
        </w:rPr>
        <w:t>ure</w:t>
      </w:r>
      <w:r w:rsidR="00D52CBC">
        <w:rPr>
          <w:rFonts w:cstheme="minorHAnsi"/>
          <w:lang w:val="en-US"/>
        </w:rPr>
        <w:t xml:space="preserve"> 1</w:t>
      </w:r>
      <w:r w:rsidR="00B838FF">
        <w:rPr>
          <w:rFonts w:cstheme="minorHAnsi"/>
          <w:lang w:val="en-US"/>
        </w:rPr>
        <w:t>a</w:t>
      </w:r>
      <w:r w:rsidR="00D52CBC">
        <w:rPr>
          <w:rFonts w:cstheme="minorHAnsi"/>
          <w:lang w:val="en-US"/>
        </w:rPr>
        <w:t xml:space="preserve"> shows the boxplots of </w:t>
      </w:r>
      <w:r w:rsidR="002D73FA">
        <w:rPr>
          <w:rFonts w:cstheme="minorHAnsi"/>
          <w:lang w:val="en-US"/>
        </w:rPr>
        <w:t xml:space="preserve">the </w:t>
      </w:r>
      <w:r w:rsidR="00D52CBC">
        <w:rPr>
          <w:rFonts w:cstheme="minorHAnsi"/>
          <w:lang w:val="en-US"/>
        </w:rPr>
        <w:t xml:space="preserve">permutation </w:t>
      </w:r>
      <w:r w:rsidR="00DA23A2">
        <w:rPr>
          <w:rFonts w:cstheme="minorHAnsi"/>
          <w:lang w:val="en-US"/>
        </w:rPr>
        <w:t>importance</w:t>
      </w:r>
      <w:r w:rsidR="00D52CBC">
        <w:rPr>
          <w:rFonts w:cstheme="minorHAnsi"/>
          <w:lang w:val="en-US"/>
        </w:rPr>
        <w:t xml:space="preserve"> of the </w:t>
      </w:r>
      <w:r w:rsidR="0038254A">
        <w:rPr>
          <w:rFonts w:cstheme="minorHAnsi"/>
          <w:lang w:val="en-US"/>
        </w:rPr>
        <w:t>56</w:t>
      </w:r>
      <w:r w:rsidR="00D52CBC">
        <w:rPr>
          <w:rFonts w:cstheme="minorHAnsi"/>
          <w:lang w:val="en-US"/>
        </w:rPr>
        <w:t xml:space="preserve"> </w:t>
      </w:r>
      <w:r w:rsidR="0038254A">
        <w:rPr>
          <w:rFonts w:cstheme="minorHAnsi"/>
          <w:lang w:val="en-US"/>
        </w:rPr>
        <w:t>proteins</w:t>
      </w:r>
      <w:r w:rsidR="002D73FA">
        <w:rPr>
          <w:rFonts w:cstheme="minorHAnsi"/>
          <w:lang w:val="en-US"/>
        </w:rPr>
        <w:t xml:space="preserve"> in order</w:t>
      </w:r>
      <w:r w:rsidR="00234656">
        <w:rPr>
          <w:rFonts w:cstheme="minorHAnsi"/>
          <w:lang w:val="en-US"/>
        </w:rPr>
        <w:t xml:space="preserve"> with an emphasis on the top </w:t>
      </w:r>
      <w:r w:rsidR="0083630C">
        <w:rPr>
          <w:rFonts w:cstheme="minorHAnsi"/>
          <w:lang w:val="en-US"/>
        </w:rPr>
        <w:t>six proteins</w:t>
      </w:r>
      <w:r w:rsidR="00234656">
        <w:rPr>
          <w:rFonts w:cstheme="minorHAnsi"/>
          <w:lang w:val="en-US"/>
        </w:rPr>
        <w:t xml:space="preserve">. </w:t>
      </w:r>
      <w:r>
        <w:rPr>
          <w:rFonts w:cstheme="minorHAnsi"/>
          <w:lang w:val="en-US"/>
        </w:rPr>
        <w:t>Adiponectin</w:t>
      </w:r>
      <w:r w:rsidR="00D52CBC">
        <w:rPr>
          <w:rFonts w:cstheme="minorHAnsi"/>
          <w:lang w:val="en-US"/>
        </w:rPr>
        <w:t xml:space="preserve"> (Q15848)</w:t>
      </w:r>
      <w:r w:rsidR="00C67ABF">
        <w:rPr>
          <w:rFonts w:cstheme="minorHAnsi"/>
          <w:lang w:val="en-US"/>
        </w:rPr>
        <w:t xml:space="preserve"> and </w:t>
      </w:r>
      <w:r w:rsidR="00B54BEF">
        <w:rPr>
          <w:rFonts w:cstheme="minorHAnsi"/>
          <w:lang w:val="en-US"/>
        </w:rPr>
        <w:t xml:space="preserve">complement factor </w:t>
      </w:r>
      <w:r w:rsidR="00C67ABF">
        <w:rPr>
          <w:rFonts w:cstheme="minorHAnsi"/>
          <w:lang w:val="en-US"/>
        </w:rPr>
        <w:t>C7</w:t>
      </w:r>
      <w:r w:rsidR="00AC4F2B">
        <w:rPr>
          <w:rFonts w:cstheme="minorHAnsi"/>
          <w:lang w:val="en-US"/>
        </w:rPr>
        <w:t xml:space="preserve"> </w:t>
      </w:r>
      <w:r w:rsidR="00C67ABF">
        <w:rPr>
          <w:rFonts w:cstheme="minorHAnsi"/>
          <w:lang w:val="en-US"/>
        </w:rPr>
        <w:t>(P10643) are</w:t>
      </w:r>
      <w:r w:rsidR="00D52CBC">
        <w:rPr>
          <w:rFonts w:cstheme="minorHAnsi"/>
          <w:lang w:val="en-US"/>
        </w:rPr>
        <w:t xml:space="preserve"> the </w:t>
      </w:r>
      <w:r w:rsidR="00B54BEF">
        <w:rPr>
          <w:rFonts w:cstheme="minorHAnsi"/>
          <w:lang w:val="en-US"/>
        </w:rPr>
        <w:t>strongest</w:t>
      </w:r>
      <w:r w:rsidR="00B838FF">
        <w:rPr>
          <w:rFonts w:cstheme="minorHAnsi"/>
          <w:lang w:val="en-US"/>
        </w:rPr>
        <w:t xml:space="preserve"> differentially expressed proteins</w:t>
      </w:r>
      <w:r w:rsidR="00B838FF" w:rsidDel="00B838FF">
        <w:rPr>
          <w:rFonts w:cstheme="minorHAnsi"/>
          <w:lang w:val="en-US"/>
        </w:rPr>
        <w:t xml:space="preserve"> </w:t>
      </w:r>
      <w:r w:rsidR="0038254A">
        <w:rPr>
          <w:rFonts w:cstheme="minorHAnsi"/>
          <w:lang w:val="en-US"/>
        </w:rPr>
        <w:t>in this analysis</w:t>
      </w:r>
      <w:r w:rsidR="007E1407">
        <w:rPr>
          <w:rFonts w:cstheme="minorHAnsi"/>
          <w:lang w:val="en-US"/>
        </w:rPr>
        <w:t xml:space="preserve">, followed by </w:t>
      </w:r>
      <w:proofErr w:type="spellStart"/>
      <w:r w:rsidR="007E1407" w:rsidRPr="007E1407">
        <w:rPr>
          <w:rFonts w:cstheme="minorHAnsi"/>
          <w:lang w:val="en-US"/>
        </w:rPr>
        <w:t>quiescin</w:t>
      </w:r>
      <w:proofErr w:type="spellEnd"/>
      <w:r w:rsidR="007E1407" w:rsidRPr="007E1407">
        <w:rPr>
          <w:rFonts w:cstheme="minorHAnsi"/>
          <w:lang w:val="en-US"/>
        </w:rPr>
        <w:t xml:space="preserve"> sulfhydryl oxidase 1</w:t>
      </w:r>
      <w:r w:rsidR="007E1407">
        <w:rPr>
          <w:rFonts w:cstheme="minorHAnsi"/>
          <w:lang w:val="en-US"/>
        </w:rPr>
        <w:t xml:space="preserve"> (</w:t>
      </w:r>
      <w:r w:rsidR="00234656" w:rsidRPr="00234656">
        <w:rPr>
          <w:rFonts w:cstheme="minorHAnsi"/>
          <w:lang w:val="en-US"/>
        </w:rPr>
        <w:t>O00391</w:t>
      </w:r>
      <w:r w:rsidR="007E1407">
        <w:rPr>
          <w:rFonts w:cstheme="minorHAnsi"/>
          <w:lang w:val="en-US"/>
        </w:rPr>
        <w:t xml:space="preserve">), </w:t>
      </w:r>
      <w:r w:rsidR="007E1407" w:rsidRPr="007E1407">
        <w:rPr>
          <w:rFonts w:cstheme="minorHAnsi"/>
          <w:lang w:val="en-US"/>
        </w:rPr>
        <w:t>insulin</w:t>
      </w:r>
      <w:r w:rsidR="0083630C">
        <w:rPr>
          <w:rFonts w:cstheme="minorHAnsi"/>
          <w:lang w:val="en-US"/>
        </w:rPr>
        <w:t>-</w:t>
      </w:r>
      <w:r w:rsidR="007E1407" w:rsidRPr="007E1407">
        <w:rPr>
          <w:rFonts w:cstheme="minorHAnsi"/>
          <w:lang w:val="en-US"/>
        </w:rPr>
        <w:t xml:space="preserve">like growth factor binding protein acid labile subunit </w:t>
      </w:r>
      <w:r w:rsidR="007E1407">
        <w:rPr>
          <w:rFonts w:cstheme="minorHAnsi"/>
          <w:lang w:val="en-US"/>
        </w:rPr>
        <w:t>(</w:t>
      </w:r>
      <w:r w:rsidR="00234656" w:rsidRPr="00234656">
        <w:rPr>
          <w:rFonts w:cstheme="minorHAnsi"/>
          <w:lang w:val="en-US"/>
        </w:rPr>
        <w:t>P35858</w:t>
      </w:r>
      <w:r w:rsidR="007E1407">
        <w:rPr>
          <w:rFonts w:cstheme="minorHAnsi"/>
          <w:lang w:val="en-US"/>
        </w:rPr>
        <w:t>), p</w:t>
      </w:r>
      <w:r w:rsidR="007E1407" w:rsidRPr="007E1407">
        <w:rPr>
          <w:rFonts w:cstheme="minorHAnsi"/>
          <w:lang w:val="en-US"/>
        </w:rPr>
        <w:t>regnancy zone protein</w:t>
      </w:r>
      <w:r w:rsidR="007E1407">
        <w:rPr>
          <w:rFonts w:cstheme="minorHAnsi"/>
          <w:lang w:val="en-US"/>
        </w:rPr>
        <w:t xml:space="preserve"> (</w:t>
      </w:r>
      <w:r w:rsidR="00234656" w:rsidRPr="00234656">
        <w:rPr>
          <w:rFonts w:cstheme="minorHAnsi"/>
          <w:lang w:val="en-US"/>
        </w:rPr>
        <w:t>P20742</w:t>
      </w:r>
      <w:r w:rsidR="007E1407">
        <w:rPr>
          <w:rFonts w:cstheme="minorHAnsi"/>
          <w:lang w:val="en-US"/>
        </w:rPr>
        <w:t xml:space="preserve">) and </w:t>
      </w:r>
      <w:r w:rsidR="007E1407" w:rsidRPr="007E1407">
        <w:rPr>
          <w:rFonts w:cstheme="minorHAnsi"/>
          <w:lang w:val="en-US"/>
        </w:rPr>
        <w:t>glycosylphosphatidylinositol specific phospholipase D1</w:t>
      </w:r>
      <w:r w:rsidR="007E1407">
        <w:rPr>
          <w:rFonts w:cstheme="minorHAnsi"/>
          <w:lang w:val="en-US"/>
        </w:rPr>
        <w:t xml:space="preserve"> (</w:t>
      </w:r>
      <w:r w:rsidR="00234656" w:rsidRPr="00234656">
        <w:rPr>
          <w:rFonts w:cstheme="minorHAnsi"/>
          <w:lang w:val="en-US"/>
        </w:rPr>
        <w:t>P80108</w:t>
      </w:r>
      <w:r w:rsidR="007E1407">
        <w:rPr>
          <w:rFonts w:cstheme="minorHAnsi"/>
          <w:lang w:val="en-US"/>
        </w:rPr>
        <w:t>)</w:t>
      </w:r>
      <w:r w:rsidR="00D52CBC">
        <w:rPr>
          <w:rFonts w:cstheme="minorHAnsi"/>
          <w:lang w:val="en-US"/>
        </w:rPr>
        <w:t xml:space="preserve">. </w:t>
      </w:r>
    </w:p>
    <w:p w14:paraId="34181565" w14:textId="77777777" w:rsidR="00165C3A" w:rsidRDefault="00165C3A" w:rsidP="004458F6">
      <w:pPr>
        <w:pStyle w:val="ListParagraph"/>
        <w:spacing w:line="480" w:lineRule="auto"/>
        <w:ind w:left="1305"/>
        <w:jc w:val="both"/>
      </w:pPr>
    </w:p>
    <w:p w14:paraId="44BF5744" w14:textId="266F256B" w:rsidR="00421852" w:rsidRDefault="00421852" w:rsidP="004458F6">
      <w:pPr>
        <w:spacing w:line="480" w:lineRule="auto"/>
        <w:jc w:val="both"/>
        <w:rPr>
          <w:i/>
        </w:rPr>
      </w:pPr>
      <w:r w:rsidRPr="00165C3A">
        <w:rPr>
          <w:i/>
        </w:rPr>
        <w:t>Logistic regression</w:t>
      </w:r>
      <w:r w:rsidR="00447D03">
        <w:rPr>
          <w:i/>
        </w:rPr>
        <w:t xml:space="preserve"> </w:t>
      </w:r>
    </w:p>
    <w:p w14:paraId="2169A83C" w14:textId="022D862D" w:rsidR="00414850" w:rsidRPr="009D105F" w:rsidRDefault="000B3C89" w:rsidP="004458F6">
      <w:pPr>
        <w:spacing w:line="480" w:lineRule="auto"/>
        <w:jc w:val="both"/>
        <w:rPr>
          <w:rFonts w:cstheme="minorHAnsi"/>
          <w:lang w:val="en-US"/>
        </w:rPr>
      </w:pPr>
      <w:r>
        <w:rPr>
          <w:rFonts w:cstheme="minorHAnsi"/>
          <w:lang w:val="en-US"/>
        </w:rPr>
        <w:t xml:space="preserve">Results of the marker-by-marker logistic regression analyses adjusted for age, sex, </w:t>
      </w:r>
      <w:proofErr w:type="gramStart"/>
      <w:r>
        <w:rPr>
          <w:rFonts w:cstheme="minorHAnsi"/>
          <w:lang w:val="en-US"/>
        </w:rPr>
        <w:t>BMI</w:t>
      </w:r>
      <w:proofErr w:type="gramEnd"/>
      <w:r>
        <w:rPr>
          <w:rFonts w:cstheme="minorHAnsi"/>
          <w:lang w:val="en-US"/>
        </w:rPr>
        <w:t xml:space="preserve"> and </w:t>
      </w:r>
      <w:r w:rsidR="009D105F">
        <w:rPr>
          <w:rFonts w:cstheme="minorHAnsi"/>
          <w:lang w:val="en-US"/>
        </w:rPr>
        <w:t>age*BMI</w:t>
      </w:r>
      <w:r w:rsidR="00DD2C24">
        <w:rPr>
          <w:rFonts w:cstheme="minorHAnsi"/>
          <w:lang w:val="en-US"/>
        </w:rPr>
        <w:t>, for each of the 56 proteins identified by the Boruta algorithm,</w:t>
      </w:r>
      <w:r w:rsidR="009D105F">
        <w:rPr>
          <w:rFonts w:cstheme="minorHAnsi"/>
          <w:lang w:val="en-US"/>
        </w:rPr>
        <w:t xml:space="preserve"> </w:t>
      </w:r>
      <w:r>
        <w:rPr>
          <w:rFonts w:cstheme="minorHAnsi"/>
          <w:lang w:val="en-US"/>
        </w:rPr>
        <w:t xml:space="preserve">are presented in Table </w:t>
      </w:r>
      <w:r>
        <w:rPr>
          <w:rFonts w:cstheme="minorHAnsi"/>
          <w:lang w:val="en-US"/>
        </w:rPr>
        <w:lastRenderedPageBreak/>
        <w:t>2</w:t>
      </w:r>
      <w:r w:rsidR="009D105F">
        <w:rPr>
          <w:rFonts w:cstheme="minorHAnsi"/>
          <w:lang w:val="en-US"/>
        </w:rPr>
        <w:t xml:space="preserve">.  The top marker from </w:t>
      </w:r>
      <w:r w:rsidR="00DD2C24">
        <w:rPr>
          <w:rFonts w:cstheme="minorHAnsi"/>
          <w:lang w:val="en-US"/>
        </w:rPr>
        <w:t>the Boruta</w:t>
      </w:r>
      <w:r w:rsidR="009D105F">
        <w:rPr>
          <w:rFonts w:cstheme="minorHAnsi"/>
          <w:lang w:val="en-US"/>
        </w:rPr>
        <w:t xml:space="preserve"> analyses, Adiponectin</w:t>
      </w:r>
      <w:r w:rsidR="00F63A7F">
        <w:rPr>
          <w:rFonts w:cstheme="minorHAnsi"/>
          <w:lang w:val="en-US"/>
        </w:rPr>
        <w:t>,</w:t>
      </w:r>
      <w:r w:rsidR="000D58DF">
        <w:rPr>
          <w:rFonts w:cstheme="minorHAnsi"/>
          <w:lang w:val="en-US"/>
        </w:rPr>
        <w:t xml:space="preserve"> was higher in cases than controls, </w:t>
      </w:r>
      <w:r w:rsidR="00F63A7F">
        <w:rPr>
          <w:rFonts w:cstheme="minorHAnsi"/>
          <w:lang w:val="en-US"/>
        </w:rPr>
        <w:t>exhibiting</w:t>
      </w:r>
      <w:r w:rsidR="000D58DF">
        <w:rPr>
          <w:rFonts w:cstheme="minorHAnsi"/>
          <w:lang w:val="en-US"/>
        </w:rPr>
        <w:t xml:space="preserve"> an odds ratio for disease per </w:t>
      </w:r>
      <w:r w:rsidR="00A34850">
        <w:rPr>
          <w:rFonts w:cstheme="minorHAnsi"/>
          <w:lang w:val="en-US"/>
        </w:rPr>
        <w:t>unit increase</w:t>
      </w:r>
      <w:r w:rsidR="00DD2C24">
        <w:rPr>
          <w:rFonts w:cstheme="minorHAnsi"/>
          <w:lang w:val="en-US"/>
        </w:rPr>
        <w:t xml:space="preserve"> on the log2 scale (</w:t>
      </w:r>
      <w:proofErr w:type="spellStart"/>
      <w:proofErr w:type="gramStart"/>
      <w:r w:rsidR="00DD2C24">
        <w:rPr>
          <w:rFonts w:cstheme="minorHAnsi"/>
          <w:lang w:val="en-US"/>
        </w:rPr>
        <w:t>ie</w:t>
      </w:r>
      <w:proofErr w:type="spellEnd"/>
      <w:proofErr w:type="gramEnd"/>
      <w:r w:rsidR="00DD2C24">
        <w:rPr>
          <w:rFonts w:cstheme="minorHAnsi"/>
          <w:lang w:val="en-US"/>
        </w:rPr>
        <w:t xml:space="preserve"> per doubling)</w:t>
      </w:r>
      <w:r w:rsidR="000D58DF">
        <w:rPr>
          <w:rFonts w:cstheme="minorHAnsi"/>
          <w:lang w:val="en-US"/>
        </w:rPr>
        <w:t xml:space="preserve"> of 1.18 [95% CI 1.1</w:t>
      </w:r>
      <w:r w:rsidR="008B2B33">
        <w:rPr>
          <w:rFonts w:cstheme="minorHAnsi"/>
          <w:lang w:val="en-US"/>
        </w:rPr>
        <w:t>3</w:t>
      </w:r>
      <w:r w:rsidR="000D58DF">
        <w:rPr>
          <w:rFonts w:cstheme="minorHAnsi"/>
          <w:lang w:val="en-US"/>
        </w:rPr>
        <w:t xml:space="preserve"> – 1.24]</w:t>
      </w:r>
      <w:r w:rsidR="00F63A7F">
        <w:rPr>
          <w:rFonts w:cstheme="minorHAnsi"/>
          <w:lang w:val="en-US"/>
        </w:rPr>
        <w:t xml:space="preserve">; </w:t>
      </w:r>
      <w:r w:rsidR="009D105F">
        <w:rPr>
          <w:rFonts w:cstheme="minorHAnsi"/>
          <w:lang w:val="en-US"/>
        </w:rPr>
        <w:t>p=2.</w:t>
      </w:r>
      <w:r w:rsidR="00F63A7F">
        <w:rPr>
          <w:rFonts w:cstheme="minorHAnsi"/>
          <w:lang w:val="en-US"/>
        </w:rPr>
        <w:t>00</w:t>
      </w:r>
      <w:r w:rsidR="0038254A">
        <w:rPr>
          <w:rFonts w:cstheme="minorHAnsi"/>
          <w:lang w:val="en-US"/>
        </w:rPr>
        <w:t>e-1</w:t>
      </w:r>
      <w:r w:rsidR="00F63A7F">
        <w:rPr>
          <w:rFonts w:cstheme="minorHAnsi"/>
          <w:lang w:val="en-US"/>
        </w:rPr>
        <w:t xml:space="preserve">2. </w:t>
      </w:r>
      <w:r w:rsidR="009D105F">
        <w:rPr>
          <w:rFonts w:cstheme="minorHAnsi"/>
          <w:lang w:val="en-US"/>
        </w:rPr>
        <w:t>The second placed marker</w:t>
      </w:r>
      <w:r w:rsidR="00F63A7F">
        <w:rPr>
          <w:rFonts w:cstheme="minorHAnsi"/>
          <w:lang w:val="en-US"/>
        </w:rPr>
        <w:t xml:space="preserve"> </w:t>
      </w:r>
      <w:r w:rsidR="00A34850">
        <w:rPr>
          <w:rFonts w:cstheme="minorHAnsi"/>
          <w:lang w:val="en-US"/>
        </w:rPr>
        <w:t>by</w:t>
      </w:r>
      <w:r w:rsidR="00F63A7F">
        <w:rPr>
          <w:rFonts w:cstheme="minorHAnsi"/>
          <w:lang w:val="en-US"/>
        </w:rPr>
        <w:t xml:space="preserve"> the Boruta</w:t>
      </w:r>
      <w:r w:rsidR="00A34850">
        <w:rPr>
          <w:rFonts w:cstheme="minorHAnsi"/>
          <w:lang w:val="en-US"/>
        </w:rPr>
        <w:t xml:space="preserve"> algorithm,</w:t>
      </w:r>
      <w:r w:rsidR="00F63A7F">
        <w:rPr>
          <w:rFonts w:cstheme="minorHAnsi"/>
          <w:lang w:val="en-US"/>
        </w:rPr>
        <w:t xml:space="preserve"> </w:t>
      </w:r>
      <w:r w:rsidR="007B2197">
        <w:rPr>
          <w:rFonts w:cstheme="minorHAnsi"/>
          <w:lang w:val="en-US"/>
        </w:rPr>
        <w:t>c</w:t>
      </w:r>
      <w:r w:rsidR="00F63A7F">
        <w:rPr>
          <w:rFonts w:cstheme="minorHAnsi"/>
          <w:lang w:val="en-US"/>
        </w:rPr>
        <w:t xml:space="preserve">omplement component C7, had the highest </w:t>
      </w:r>
      <w:r w:rsidR="007B2197">
        <w:rPr>
          <w:rFonts w:cstheme="minorHAnsi"/>
          <w:lang w:val="en-US"/>
        </w:rPr>
        <w:t xml:space="preserve">absolute </w:t>
      </w:r>
      <w:r w:rsidR="00F63A7F">
        <w:rPr>
          <w:rFonts w:cstheme="minorHAnsi"/>
          <w:lang w:val="en-US"/>
        </w:rPr>
        <w:t>case-control difference of any biomarker in the LR model, with OR = 3.</w:t>
      </w:r>
      <w:r w:rsidR="008B2B33">
        <w:rPr>
          <w:rFonts w:cstheme="minorHAnsi"/>
          <w:lang w:val="en-US"/>
        </w:rPr>
        <w:t>40</w:t>
      </w:r>
      <w:r w:rsidR="00F63A7F">
        <w:rPr>
          <w:rFonts w:cstheme="minorHAnsi"/>
          <w:lang w:val="en-US"/>
        </w:rPr>
        <w:t xml:space="preserve"> [95% CI 2.4</w:t>
      </w:r>
      <w:r w:rsidR="008B2B33">
        <w:rPr>
          <w:rFonts w:cstheme="minorHAnsi"/>
          <w:lang w:val="en-US"/>
        </w:rPr>
        <w:t>1</w:t>
      </w:r>
      <w:r w:rsidR="00F63A7F">
        <w:rPr>
          <w:rFonts w:cstheme="minorHAnsi"/>
          <w:lang w:val="en-US"/>
        </w:rPr>
        <w:t xml:space="preserve"> – 4.93]; p=2.14e-11.</w:t>
      </w:r>
      <w:r w:rsidR="009D105F">
        <w:rPr>
          <w:rFonts w:cstheme="minorHAnsi"/>
          <w:lang w:val="en-US"/>
        </w:rPr>
        <w:t xml:space="preserve"> Among other significant markers, Fibulin-1, a known component of cardiac valve</w:t>
      </w:r>
      <w:r w:rsidR="00F63A7F">
        <w:rPr>
          <w:rFonts w:cstheme="minorHAnsi"/>
          <w:lang w:val="en-US"/>
        </w:rPr>
        <w:t xml:space="preserve"> matrix</w:t>
      </w:r>
      <w:r w:rsidR="009D105F">
        <w:rPr>
          <w:rFonts w:cstheme="minorHAnsi"/>
          <w:lang w:val="en-US"/>
        </w:rPr>
        <w:t xml:space="preserve">, was higher in cases than controls, potentially indicating ongoing significant </w:t>
      </w:r>
      <w:r w:rsidR="00B60DB9">
        <w:rPr>
          <w:rFonts w:cstheme="minorHAnsi"/>
          <w:lang w:val="en-US"/>
        </w:rPr>
        <w:t xml:space="preserve">valve </w:t>
      </w:r>
      <w:r w:rsidR="009D105F">
        <w:rPr>
          <w:rFonts w:cstheme="minorHAnsi"/>
          <w:lang w:val="en-US"/>
        </w:rPr>
        <w:t xml:space="preserve">damage </w:t>
      </w:r>
      <w:r w:rsidR="00B60DB9">
        <w:rPr>
          <w:rFonts w:cstheme="minorHAnsi"/>
          <w:lang w:val="en-US"/>
        </w:rPr>
        <w:t xml:space="preserve">in these chronic RHD </w:t>
      </w:r>
      <w:r w:rsidR="00F63A7F">
        <w:rPr>
          <w:rFonts w:cstheme="minorHAnsi"/>
          <w:lang w:val="en-US"/>
        </w:rPr>
        <w:t>patients</w:t>
      </w:r>
      <w:r w:rsidR="00B60DB9">
        <w:rPr>
          <w:rFonts w:cstheme="minorHAnsi"/>
          <w:lang w:val="en-US"/>
        </w:rPr>
        <w:t xml:space="preserve"> </w:t>
      </w:r>
      <w:r w:rsidR="009D105F">
        <w:rPr>
          <w:rFonts w:cstheme="minorHAnsi"/>
          <w:lang w:val="en-US"/>
        </w:rPr>
        <w:t>(</w:t>
      </w:r>
      <w:r w:rsidR="00F63A7F">
        <w:rPr>
          <w:rFonts w:cstheme="minorHAnsi"/>
          <w:lang w:val="en-US"/>
        </w:rPr>
        <w:t>OR = 1.9</w:t>
      </w:r>
      <w:r w:rsidR="00CA374E">
        <w:rPr>
          <w:rFonts w:cstheme="minorHAnsi"/>
          <w:lang w:val="en-US"/>
        </w:rPr>
        <w:t>6</w:t>
      </w:r>
      <w:r w:rsidR="00DB47F6">
        <w:rPr>
          <w:rFonts w:cstheme="minorHAnsi"/>
          <w:lang w:val="en-US"/>
        </w:rPr>
        <w:t>;</w:t>
      </w:r>
      <w:r w:rsidR="00F63A7F">
        <w:rPr>
          <w:rFonts w:cstheme="minorHAnsi"/>
          <w:lang w:val="en-US"/>
        </w:rPr>
        <w:t xml:space="preserve"> [ 95% CI 1.46 – 2.6</w:t>
      </w:r>
      <w:r w:rsidR="00CA374E">
        <w:rPr>
          <w:rFonts w:cstheme="minorHAnsi"/>
          <w:lang w:val="en-US"/>
        </w:rPr>
        <w:t>8</w:t>
      </w:r>
      <w:r w:rsidR="00F63A7F">
        <w:rPr>
          <w:rFonts w:cstheme="minorHAnsi"/>
          <w:lang w:val="en-US"/>
        </w:rPr>
        <w:t xml:space="preserve">]; </w:t>
      </w:r>
      <w:r w:rsidR="009D105F">
        <w:rPr>
          <w:rFonts w:cstheme="minorHAnsi"/>
          <w:lang w:val="en-US"/>
        </w:rPr>
        <w:t>p=</w:t>
      </w:r>
      <w:r w:rsidR="00B60DB9">
        <w:rPr>
          <w:rFonts w:cstheme="minorHAnsi"/>
          <w:lang w:val="en-US"/>
        </w:rPr>
        <w:t>1.4</w:t>
      </w:r>
      <w:r w:rsidR="00AE6547">
        <w:rPr>
          <w:rFonts w:cstheme="minorHAnsi"/>
          <w:lang w:val="en-US"/>
        </w:rPr>
        <w:t>7</w:t>
      </w:r>
      <w:r w:rsidR="00B60DB9">
        <w:rPr>
          <w:rFonts w:cstheme="minorHAnsi"/>
          <w:lang w:val="en-US"/>
        </w:rPr>
        <w:t>e-</w:t>
      </w:r>
      <w:r w:rsidR="00AE6547">
        <w:rPr>
          <w:rFonts w:cstheme="minorHAnsi"/>
          <w:lang w:val="en-US"/>
        </w:rPr>
        <w:t>10</w:t>
      </w:r>
      <w:r w:rsidR="00B60DB9">
        <w:rPr>
          <w:rFonts w:cstheme="minorHAnsi"/>
          <w:lang w:val="en-US"/>
        </w:rPr>
        <w:t>)</w:t>
      </w:r>
      <w:r w:rsidR="009D105F">
        <w:rPr>
          <w:rFonts w:cstheme="minorHAnsi"/>
          <w:lang w:val="en-US"/>
        </w:rPr>
        <w:t>.</w:t>
      </w:r>
      <w:r w:rsidR="00B60DB9">
        <w:rPr>
          <w:rFonts w:cstheme="minorHAnsi"/>
          <w:lang w:val="en-US"/>
        </w:rPr>
        <w:t xml:space="preserve"> </w:t>
      </w:r>
      <w:r w:rsidR="00F63A7F">
        <w:rPr>
          <w:rFonts w:cstheme="minorHAnsi"/>
          <w:lang w:val="en-US"/>
        </w:rPr>
        <w:t>Also, i</w:t>
      </w:r>
      <w:r w:rsidR="00B60DB9">
        <w:rPr>
          <w:rFonts w:cstheme="minorHAnsi"/>
          <w:lang w:val="en-US"/>
        </w:rPr>
        <w:t>n keeping with previous  analyses</w:t>
      </w:r>
      <w:r w:rsidR="00414850">
        <w:rPr>
          <w:rFonts w:cstheme="minorHAnsi"/>
          <w:lang w:val="en-US"/>
        </w:rPr>
        <w:t xml:space="preserve"> </w:t>
      </w:r>
      <w:r w:rsidR="00A40916">
        <w:rPr>
          <w:rFonts w:cstheme="minorHAnsi"/>
          <w:lang w:val="en-US"/>
        </w:rPr>
        <w:fldChar w:fldCharType="begin"/>
      </w:r>
      <w:r w:rsidR="00575383">
        <w:rPr>
          <w:rFonts w:cstheme="minorHAnsi"/>
          <w:lang w:val="en-US"/>
        </w:rPr>
        <w:instrText xml:space="preserve"> ADDIN EN.CITE &lt;EndNote&gt;&lt;Cite&gt;&lt;Author&gt;Catarino&lt;/Author&gt;&lt;Year&gt;2021&lt;/Year&gt;&lt;RecNum&gt;641&lt;/RecNum&gt;&lt;DisplayText&gt;&lt;style face="superscript"&gt;28&lt;/style&gt;&lt;/DisplayText&gt;&lt;record&gt;&lt;rec-number&gt;641&lt;/rec-number&gt;&lt;foreign-keys&gt;&lt;key app="EN" db-id="9pf0zxw04arrrped9f65zxsra5xdfs529e00" timestamp="1618929466"&gt;641&lt;/key&gt;&lt;/foreign-keys&gt;&lt;ref-type name="Journal Article"&gt;17&lt;/ref-type&gt;&lt;contributors&gt;&lt;authors&gt;&lt;author&gt;Catarino, Sandra Jeremias&lt;/author&gt;&lt;author&gt;Andrade, Fabiana Antunes&lt;/author&gt;&lt;author&gt;Bavia, Lorena&lt;/author&gt;&lt;author&gt;Guilherme, Luiza&lt;/author&gt;&lt;author&gt;Messias-Reason, Iara Jose&lt;/author&gt;&lt;/authors&gt;&lt;/contributors&gt;&lt;titles&gt;&lt;title&gt;Ficolin-3 in rheumatic fever and rheumatic heart disease&lt;/title&gt;&lt;secondary-title&gt;Immunology Letters&lt;/secondary-title&gt;&lt;/titles&gt;&lt;periodical&gt;&lt;full-title&gt;Immunology Letters&lt;/full-title&gt;&lt;/periodical&gt;&lt;pages&gt;27-31&lt;/pages&gt;&lt;volume&gt;229&lt;/volume&gt;&lt;dates&gt;&lt;year&gt;2021&lt;/year&gt;&lt;/dates&gt;&lt;isbn&gt;0165-2478&lt;/isbn&gt;&lt;urls&gt;&lt;/urls&gt;&lt;/record&gt;&lt;/Cite&gt;&lt;/EndNote&gt;</w:instrText>
      </w:r>
      <w:r w:rsidR="00A40916">
        <w:rPr>
          <w:rFonts w:cstheme="minorHAnsi"/>
          <w:lang w:val="en-US"/>
        </w:rPr>
        <w:fldChar w:fldCharType="separate"/>
      </w:r>
      <w:r w:rsidR="00575383" w:rsidRPr="00575383">
        <w:rPr>
          <w:rFonts w:cstheme="minorHAnsi"/>
          <w:noProof/>
          <w:vertAlign w:val="superscript"/>
          <w:lang w:val="en-US"/>
        </w:rPr>
        <w:t>28</w:t>
      </w:r>
      <w:r w:rsidR="00A40916">
        <w:rPr>
          <w:rFonts w:cstheme="minorHAnsi"/>
          <w:lang w:val="en-US"/>
        </w:rPr>
        <w:fldChar w:fldCharType="end"/>
      </w:r>
      <w:r w:rsidR="00B60DB9">
        <w:rPr>
          <w:rFonts w:cstheme="minorHAnsi"/>
          <w:lang w:val="en-US"/>
        </w:rPr>
        <w:t>, we found the complement-activating protein Ficolin-3 to be lower in cases than controls (</w:t>
      </w:r>
      <w:r w:rsidR="00F63A7F">
        <w:rPr>
          <w:rFonts w:cstheme="minorHAnsi"/>
          <w:lang w:val="en-US"/>
        </w:rPr>
        <w:t>OR</w:t>
      </w:r>
      <w:r w:rsidR="00DB47F6">
        <w:rPr>
          <w:rFonts w:cstheme="minorHAnsi"/>
          <w:lang w:val="en-US"/>
        </w:rPr>
        <w:t xml:space="preserve"> </w:t>
      </w:r>
      <w:r w:rsidR="00F63A7F">
        <w:rPr>
          <w:rFonts w:cstheme="minorHAnsi"/>
          <w:lang w:val="en-US"/>
        </w:rPr>
        <w:t xml:space="preserve">= </w:t>
      </w:r>
      <w:r w:rsidR="00DB47F6">
        <w:rPr>
          <w:rFonts w:cstheme="minorHAnsi"/>
          <w:lang w:val="en-US"/>
        </w:rPr>
        <w:t xml:space="preserve">0.60; [95% CI 0.47 – 0.76]; </w:t>
      </w:r>
      <w:r w:rsidR="00B60DB9">
        <w:rPr>
          <w:rFonts w:cstheme="minorHAnsi"/>
          <w:lang w:val="en-US"/>
        </w:rPr>
        <w:t>p=</w:t>
      </w:r>
      <w:r w:rsidR="00CA374E">
        <w:rPr>
          <w:rFonts w:cstheme="minorHAnsi"/>
          <w:lang w:val="en-US"/>
        </w:rPr>
        <w:t>2.65</w:t>
      </w:r>
      <w:r w:rsidR="00B60DB9">
        <w:rPr>
          <w:rFonts w:cstheme="minorHAnsi"/>
          <w:lang w:val="en-US"/>
        </w:rPr>
        <w:t>e-</w:t>
      </w:r>
      <w:r w:rsidR="00CA374E">
        <w:rPr>
          <w:rFonts w:cstheme="minorHAnsi"/>
          <w:lang w:val="en-US"/>
        </w:rPr>
        <w:t>05</w:t>
      </w:r>
      <w:r w:rsidR="00B60DB9">
        <w:rPr>
          <w:rFonts w:cstheme="minorHAnsi"/>
          <w:lang w:val="en-US"/>
        </w:rPr>
        <w:t xml:space="preserve">). </w:t>
      </w:r>
      <w:r w:rsidR="00DB47F6">
        <w:rPr>
          <w:rFonts w:cstheme="minorHAnsi"/>
          <w:lang w:val="en-US"/>
        </w:rPr>
        <w:t xml:space="preserve">Ficolin-3 had a strong classification ability </w:t>
      </w:r>
      <w:proofErr w:type="gramStart"/>
      <w:r w:rsidR="00DB47F6">
        <w:rPr>
          <w:rFonts w:cstheme="minorHAnsi"/>
          <w:lang w:val="en-US"/>
        </w:rPr>
        <w:t>similar to</w:t>
      </w:r>
      <w:proofErr w:type="gramEnd"/>
      <w:r w:rsidR="00DB47F6">
        <w:rPr>
          <w:rFonts w:cstheme="minorHAnsi"/>
          <w:lang w:val="en-US"/>
        </w:rPr>
        <w:t xml:space="preserve"> Adiponectin and C7 with an individual AUC of 0.81. </w:t>
      </w:r>
      <w:r w:rsidR="009D105F">
        <w:rPr>
          <w:rFonts w:cstheme="minorHAnsi"/>
          <w:lang w:val="en-US"/>
        </w:rPr>
        <w:t>The cumulative A</w:t>
      </w:r>
      <w:r w:rsidR="00B60DB9">
        <w:rPr>
          <w:rFonts w:cstheme="minorHAnsi"/>
          <w:lang w:val="en-US"/>
        </w:rPr>
        <w:t xml:space="preserve">UC from the logistic regression analyses is shown in Figure </w:t>
      </w:r>
      <w:r w:rsidR="00414850">
        <w:rPr>
          <w:rFonts w:cstheme="minorHAnsi"/>
          <w:lang w:val="en-US"/>
        </w:rPr>
        <w:t>1b</w:t>
      </w:r>
      <w:r w:rsidR="00B60DB9">
        <w:rPr>
          <w:rFonts w:cstheme="minorHAnsi"/>
          <w:lang w:val="en-US"/>
        </w:rPr>
        <w:t xml:space="preserve">. Incorporating the top </w:t>
      </w:r>
      <w:r w:rsidR="00DB47F6">
        <w:rPr>
          <w:rFonts w:cstheme="minorHAnsi"/>
          <w:lang w:val="en-US"/>
        </w:rPr>
        <w:t>6</w:t>
      </w:r>
      <w:r w:rsidR="00B60DB9">
        <w:rPr>
          <w:rFonts w:cstheme="minorHAnsi"/>
          <w:lang w:val="en-US"/>
        </w:rPr>
        <w:t xml:space="preserve"> biomarkers in the model yielded an AUC of over 90% and incorporating the top 1</w:t>
      </w:r>
      <w:r w:rsidR="00DB47F6">
        <w:rPr>
          <w:rFonts w:cstheme="minorHAnsi"/>
          <w:lang w:val="en-US"/>
        </w:rPr>
        <w:t>2</w:t>
      </w:r>
      <w:r w:rsidR="00B60DB9">
        <w:rPr>
          <w:rFonts w:cstheme="minorHAnsi"/>
          <w:lang w:val="en-US"/>
        </w:rPr>
        <w:t xml:space="preserve"> biomarkers yielded an AUC of ~0.95</w:t>
      </w:r>
      <w:r w:rsidR="00AC4F2B">
        <w:rPr>
          <w:rFonts w:cstheme="minorHAnsi"/>
          <w:lang w:val="en-US"/>
        </w:rPr>
        <w:t xml:space="preserve"> (Table 2)</w:t>
      </w:r>
      <w:r w:rsidR="00B60DB9">
        <w:rPr>
          <w:rFonts w:cstheme="minorHAnsi"/>
          <w:lang w:val="en-US"/>
        </w:rPr>
        <w:t>.</w:t>
      </w:r>
      <w:r w:rsidR="007B2197">
        <w:rPr>
          <w:rFonts w:cstheme="minorHAnsi"/>
          <w:lang w:val="en-US"/>
        </w:rPr>
        <w:t xml:space="preserve"> </w:t>
      </w:r>
      <w:r w:rsidR="00414850">
        <w:rPr>
          <w:rFonts w:cstheme="minorHAnsi"/>
          <w:lang w:val="en-US"/>
        </w:rPr>
        <w:t>Thus</w:t>
      </w:r>
      <w:r w:rsidR="0083630C">
        <w:rPr>
          <w:rFonts w:cstheme="minorHAnsi"/>
          <w:lang w:val="en-US"/>
        </w:rPr>
        <w:t>,</w:t>
      </w:r>
      <w:r w:rsidR="00414850">
        <w:rPr>
          <w:rFonts w:cstheme="minorHAnsi"/>
          <w:lang w:val="en-US"/>
        </w:rPr>
        <w:t xml:space="preserve"> the use of SWATH</w:t>
      </w:r>
      <w:r w:rsidR="00A40916">
        <w:rPr>
          <w:rFonts w:cstheme="minorHAnsi"/>
          <w:lang w:val="en-US"/>
        </w:rPr>
        <w:t>-</w:t>
      </w:r>
      <w:r w:rsidR="00414850">
        <w:rPr>
          <w:rFonts w:cstheme="minorHAnsi"/>
          <w:lang w:val="en-US"/>
        </w:rPr>
        <w:t xml:space="preserve">MS based discovery proteomics identified a candidate biomarker signature that </w:t>
      </w:r>
      <w:r w:rsidR="007B2197">
        <w:rPr>
          <w:rFonts w:cstheme="minorHAnsi"/>
          <w:lang w:val="en-US"/>
        </w:rPr>
        <w:t>accurately discriminates</w:t>
      </w:r>
      <w:r w:rsidR="00414850">
        <w:rPr>
          <w:rFonts w:cstheme="minorHAnsi"/>
          <w:lang w:val="en-US"/>
        </w:rPr>
        <w:t xml:space="preserve"> RHD patients</w:t>
      </w:r>
      <w:r w:rsidR="007B2197">
        <w:rPr>
          <w:rFonts w:cstheme="minorHAnsi"/>
          <w:lang w:val="en-US"/>
        </w:rPr>
        <w:t xml:space="preserve"> from controls</w:t>
      </w:r>
      <w:r w:rsidR="00414850">
        <w:rPr>
          <w:rFonts w:cstheme="minorHAnsi"/>
          <w:lang w:val="en-US"/>
        </w:rPr>
        <w:t>.</w:t>
      </w:r>
    </w:p>
    <w:p w14:paraId="2FBAAB1C" w14:textId="1454A97C" w:rsidR="00570938" w:rsidRPr="009D105F" w:rsidRDefault="00570938" w:rsidP="004458F6">
      <w:pPr>
        <w:spacing w:line="480" w:lineRule="auto"/>
        <w:jc w:val="both"/>
        <w:rPr>
          <w:rFonts w:cstheme="minorHAnsi"/>
          <w:lang w:val="en-US"/>
        </w:rPr>
      </w:pPr>
    </w:p>
    <w:p w14:paraId="168E2E69" w14:textId="77777777" w:rsidR="007A3780" w:rsidRPr="00E95A3F" w:rsidRDefault="007A3780" w:rsidP="004458F6">
      <w:pPr>
        <w:spacing w:line="480" w:lineRule="auto"/>
        <w:jc w:val="both"/>
        <w:rPr>
          <w:b/>
          <w:bCs/>
          <w:sz w:val="20"/>
          <w:szCs w:val="20"/>
        </w:rPr>
      </w:pPr>
    </w:p>
    <w:p w14:paraId="2938760F" w14:textId="4715BC4E" w:rsidR="00FB6635" w:rsidRPr="00A467C4" w:rsidRDefault="00024DCC" w:rsidP="004458F6">
      <w:pPr>
        <w:pStyle w:val="NormalWeb"/>
        <w:shd w:val="clear" w:color="auto" w:fill="FFFFFF"/>
        <w:spacing w:before="0" w:beforeAutospacing="0" w:after="150" w:afterAutospacing="0" w:line="480" w:lineRule="auto"/>
        <w:jc w:val="both"/>
        <w:rPr>
          <w:rFonts w:eastAsiaTheme="minorHAnsi"/>
          <w:i/>
        </w:rPr>
      </w:pPr>
      <w:r w:rsidRPr="00A467C4">
        <w:rPr>
          <w:rFonts w:eastAsiaTheme="minorHAnsi"/>
          <w:i/>
        </w:rPr>
        <w:t xml:space="preserve"> </w:t>
      </w:r>
      <w:r w:rsidR="00B40C1B" w:rsidRPr="00A467C4">
        <w:rPr>
          <w:rFonts w:eastAsiaTheme="minorHAnsi"/>
          <w:i/>
        </w:rPr>
        <w:t>Pathway</w:t>
      </w:r>
      <w:r w:rsidRPr="00A467C4">
        <w:rPr>
          <w:rFonts w:eastAsiaTheme="minorHAnsi"/>
          <w:i/>
        </w:rPr>
        <w:t xml:space="preserve"> enrichment </w:t>
      </w:r>
    </w:p>
    <w:p w14:paraId="27E5C744" w14:textId="786AA2EF" w:rsidR="006D1C9E" w:rsidRPr="00A467C4" w:rsidRDefault="00414850" w:rsidP="004458F6">
      <w:pPr>
        <w:spacing w:line="480" w:lineRule="auto"/>
        <w:jc w:val="both"/>
        <w:rPr>
          <w:rFonts w:cstheme="minorHAnsi"/>
          <w:lang w:val="en-US"/>
        </w:rPr>
      </w:pPr>
      <w:r>
        <w:rPr>
          <w:rFonts w:cstheme="minorHAnsi"/>
          <w:lang w:val="en-US"/>
        </w:rPr>
        <w:t>Statistically s</w:t>
      </w:r>
      <w:r w:rsidR="006D1C9E" w:rsidRPr="00A467C4">
        <w:rPr>
          <w:rFonts w:cstheme="minorHAnsi"/>
          <w:lang w:val="en-US"/>
        </w:rPr>
        <w:t>ignificant</w:t>
      </w:r>
      <w:r>
        <w:rPr>
          <w:rFonts w:cstheme="minorHAnsi"/>
          <w:lang w:val="en-US"/>
        </w:rPr>
        <w:t>ly enriched</w:t>
      </w:r>
      <w:r w:rsidR="006D1C9E" w:rsidRPr="00A467C4">
        <w:rPr>
          <w:rFonts w:cstheme="minorHAnsi"/>
          <w:lang w:val="en-US"/>
        </w:rPr>
        <w:t xml:space="preserve"> pathways identified by </w:t>
      </w:r>
      <w:proofErr w:type="spellStart"/>
      <w:r w:rsidR="006D1C9E" w:rsidRPr="00A467C4">
        <w:rPr>
          <w:rFonts w:cstheme="minorHAnsi"/>
          <w:lang w:val="en-US"/>
        </w:rPr>
        <w:t>ClueGo</w:t>
      </w:r>
      <w:proofErr w:type="spellEnd"/>
      <w:r>
        <w:rPr>
          <w:rFonts w:cstheme="minorHAnsi"/>
          <w:lang w:val="en-US"/>
        </w:rPr>
        <w:t xml:space="preserve"> functional enrichment </w:t>
      </w:r>
      <w:r w:rsidR="00D654DA" w:rsidRPr="00A467C4">
        <w:rPr>
          <w:rFonts w:cstheme="minorHAnsi"/>
          <w:lang w:val="en-US"/>
        </w:rPr>
        <w:t>conducted on the Boruta</w:t>
      </w:r>
      <w:r>
        <w:rPr>
          <w:rFonts w:cstheme="minorHAnsi"/>
          <w:lang w:val="en-US"/>
        </w:rPr>
        <w:t>-</w:t>
      </w:r>
      <w:r w:rsidR="00D654DA" w:rsidRPr="00A467C4">
        <w:rPr>
          <w:rFonts w:cstheme="minorHAnsi"/>
          <w:lang w:val="en-US"/>
        </w:rPr>
        <w:t xml:space="preserve">identified proteins </w:t>
      </w:r>
      <w:r w:rsidR="006D1C9E" w:rsidRPr="00A467C4">
        <w:rPr>
          <w:rFonts w:cstheme="minorHAnsi"/>
          <w:lang w:val="en-US"/>
        </w:rPr>
        <w:t xml:space="preserve">are presented in </w:t>
      </w:r>
      <w:r w:rsidR="001A503F">
        <w:rPr>
          <w:rFonts w:cstheme="minorHAnsi"/>
          <w:lang w:val="en-US"/>
        </w:rPr>
        <w:t xml:space="preserve">Supplementary </w:t>
      </w:r>
      <w:r w:rsidR="006D1C9E" w:rsidRPr="00A467C4">
        <w:rPr>
          <w:rFonts w:cstheme="minorHAnsi"/>
          <w:lang w:val="en-US"/>
        </w:rPr>
        <w:t xml:space="preserve">Table </w:t>
      </w:r>
      <w:r w:rsidR="001A503F">
        <w:rPr>
          <w:rFonts w:cstheme="minorHAnsi"/>
          <w:lang w:val="en-US"/>
        </w:rPr>
        <w:t>3</w:t>
      </w:r>
      <w:r w:rsidR="006D1C9E" w:rsidRPr="00A467C4">
        <w:rPr>
          <w:rFonts w:cstheme="minorHAnsi"/>
          <w:lang w:val="en-US"/>
        </w:rPr>
        <w:t xml:space="preserve">. </w:t>
      </w:r>
      <w:r w:rsidR="00D654DA" w:rsidRPr="00A467C4">
        <w:rPr>
          <w:rFonts w:cstheme="minorHAnsi"/>
          <w:lang w:val="en-US"/>
        </w:rPr>
        <w:t xml:space="preserve">A functionally grouped network of pathways is shown in Figure </w:t>
      </w:r>
      <w:r w:rsidR="00E90058">
        <w:rPr>
          <w:rFonts w:cstheme="minorHAnsi"/>
          <w:lang w:val="en-US"/>
        </w:rPr>
        <w:t>2</w:t>
      </w:r>
      <w:r w:rsidR="00D654DA" w:rsidRPr="00A467C4">
        <w:rPr>
          <w:rFonts w:cstheme="minorHAnsi"/>
          <w:lang w:val="en-US"/>
        </w:rPr>
        <w:t>. E</w:t>
      </w:r>
      <w:r w:rsidR="00C44EA4" w:rsidRPr="00A467C4">
        <w:rPr>
          <w:rFonts w:cstheme="minorHAnsi"/>
          <w:lang w:val="en-US"/>
        </w:rPr>
        <w:t xml:space="preserve">nriched pathways confirmed our inference from the individual protein analyses that </w:t>
      </w:r>
      <w:r w:rsidR="007B2197">
        <w:rPr>
          <w:rFonts w:cstheme="minorHAnsi"/>
          <w:lang w:val="en-US"/>
        </w:rPr>
        <w:t xml:space="preserve">the activity of </w:t>
      </w:r>
      <w:r w:rsidR="00C44EA4" w:rsidRPr="00A467C4">
        <w:rPr>
          <w:rFonts w:cstheme="minorHAnsi"/>
          <w:lang w:val="en-US"/>
        </w:rPr>
        <w:t>protein networks involved in inflammatory mechanisms were significantly different between cases and controls. For example, proteins in t</w:t>
      </w:r>
      <w:r w:rsidR="006D1C9E" w:rsidRPr="00A467C4">
        <w:rPr>
          <w:rFonts w:cstheme="minorHAnsi"/>
          <w:lang w:val="en-US"/>
        </w:rPr>
        <w:t>he complement casca</w:t>
      </w:r>
      <w:r w:rsidR="00C44EA4" w:rsidRPr="00A467C4">
        <w:rPr>
          <w:rFonts w:cstheme="minorHAnsi"/>
          <w:lang w:val="en-US"/>
        </w:rPr>
        <w:t>de were significantly enriched (FDR adjusted p-value = 0.0048), as were proteins involved in the Insulin like Growth Factor (IGF) and IGF-</w:t>
      </w:r>
      <w:r w:rsidR="00C44EA4" w:rsidRPr="00A467C4">
        <w:rPr>
          <w:rFonts w:cstheme="minorHAnsi"/>
          <w:lang w:val="en-US"/>
        </w:rPr>
        <w:lastRenderedPageBreak/>
        <w:t xml:space="preserve">binding protein (IGFBP) pathways </w:t>
      </w:r>
      <w:r w:rsidR="00D654DA" w:rsidRPr="00A467C4">
        <w:rPr>
          <w:rFonts w:cstheme="minorHAnsi"/>
          <w:lang w:val="en-US"/>
        </w:rPr>
        <w:t xml:space="preserve">(FDR-adjusted p=3.93e-09) </w:t>
      </w:r>
      <w:r w:rsidR="00C44EA4" w:rsidRPr="00A467C4">
        <w:rPr>
          <w:rFonts w:cstheme="minorHAnsi"/>
          <w:lang w:val="en-US"/>
        </w:rPr>
        <w:t xml:space="preserve">which are of known importance in autoimmunity </w:t>
      </w:r>
      <w:r w:rsidR="00A40916">
        <w:rPr>
          <w:rFonts w:cstheme="minorHAnsi"/>
          <w:lang w:val="en-US"/>
        </w:rPr>
        <w:fldChar w:fldCharType="begin"/>
      </w:r>
      <w:r w:rsidR="00575383">
        <w:rPr>
          <w:rFonts w:cstheme="minorHAnsi"/>
          <w:lang w:val="en-US"/>
        </w:rPr>
        <w:instrText xml:space="preserve"> ADDIN EN.CITE &lt;EndNote&gt;&lt;Cite&gt;&lt;Author&gt;Ding&lt;/Author&gt;&lt;Year&gt;2018&lt;/Year&gt;&lt;RecNum&gt;642&lt;/RecNum&gt;&lt;DisplayText&gt;&lt;style face="superscript"&gt;29&lt;/style&gt;&lt;/DisplayText&gt;&lt;record&gt;&lt;rec-number&gt;642&lt;/rec-number&gt;&lt;foreign-keys&gt;&lt;key app="EN" db-id="9pf0zxw04arrrped9f65zxsra5xdfs529e00" timestamp="1618929570"&gt;642&lt;/key&gt;&lt;/foreign-keys&gt;&lt;ref-type name="Journal Article"&gt;17&lt;/ref-type&gt;&lt;contributors&gt;&lt;authors&gt;&lt;author&gt;Ding, Huihua&lt;/author&gt;&lt;author&gt;Wu, Tianfu&lt;/author&gt;&lt;/authors&gt;&lt;/contributors&gt;&lt;titles&gt;&lt;title&gt;Insulin-like growth factor binding proteins in autoimmune diseases&lt;/title&gt;&lt;secondary-title&gt;Frontiers in endocrinology&lt;/secondary-title&gt;&lt;/titles&gt;&lt;periodical&gt;&lt;full-title&gt;Frontiers in endocrinology&lt;/full-title&gt;&lt;/periodical&gt;&lt;pages&gt;499&lt;/pages&gt;&lt;volume&gt;9&lt;/volume&gt;&lt;dates&gt;&lt;year&gt;2018&lt;/year&gt;&lt;/dates&gt;&lt;isbn&gt;1664-2392&lt;/isbn&gt;&lt;urls&gt;&lt;/urls&gt;&lt;/record&gt;&lt;/Cite&gt;&lt;/EndNote&gt;</w:instrText>
      </w:r>
      <w:r w:rsidR="00A40916">
        <w:rPr>
          <w:rFonts w:cstheme="minorHAnsi"/>
          <w:lang w:val="en-US"/>
        </w:rPr>
        <w:fldChar w:fldCharType="separate"/>
      </w:r>
      <w:r w:rsidR="00575383" w:rsidRPr="00575383">
        <w:rPr>
          <w:rFonts w:cstheme="minorHAnsi"/>
          <w:noProof/>
          <w:vertAlign w:val="superscript"/>
          <w:lang w:val="en-US"/>
        </w:rPr>
        <w:t>29</w:t>
      </w:r>
      <w:r w:rsidR="00A40916">
        <w:rPr>
          <w:rFonts w:cstheme="minorHAnsi"/>
          <w:lang w:val="en-US"/>
        </w:rPr>
        <w:fldChar w:fldCharType="end"/>
      </w:r>
      <w:r w:rsidR="00C44EA4" w:rsidRPr="00A467C4">
        <w:rPr>
          <w:rFonts w:cstheme="minorHAnsi"/>
          <w:lang w:val="en-US"/>
        </w:rPr>
        <w:t xml:space="preserve">. </w:t>
      </w:r>
      <w:r w:rsidR="00D654DA" w:rsidRPr="00A467C4">
        <w:rPr>
          <w:rFonts w:cstheme="minorHAnsi"/>
          <w:lang w:val="en-US"/>
        </w:rPr>
        <w:t>Pathways of previously unsuspected relevance in RHD included serine-type endopeptidase inhibitors (FDR-adjusted p=2.57e-08), including members of the Serpin family involved in stabilization of the extracellular matrix and inhibiting clotting proteins; and lipoprotein metabolism (FDR-adjusted p=1.34e-05).</w:t>
      </w:r>
    </w:p>
    <w:p w14:paraId="7423FC77" w14:textId="77777777" w:rsidR="00D654DA" w:rsidRPr="006D1C9E" w:rsidRDefault="00D654DA" w:rsidP="004458F6">
      <w:pPr>
        <w:pStyle w:val="NormalWeb"/>
        <w:shd w:val="clear" w:color="auto" w:fill="FFFFFF"/>
        <w:spacing w:before="0" w:beforeAutospacing="0" w:after="150" w:afterAutospacing="0" w:line="480" w:lineRule="auto"/>
        <w:jc w:val="both"/>
        <w:rPr>
          <w:rFonts w:asciiTheme="minorHAnsi" w:eastAsiaTheme="minorHAnsi" w:hAnsiTheme="minorHAnsi" w:cstheme="minorHAnsi"/>
          <w:sz w:val="22"/>
          <w:szCs w:val="22"/>
        </w:rPr>
      </w:pPr>
    </w:p>
    <w:p w14:paraId="7196A1B2" w14:textId="2B6CE9AF" w:rsidR="00E669BE" w:rsidRDefault="00E669BE" w:rsidP="004458F6">
      <w:pPr>
        <w:pStyle w:val="NormalWeb"/>
        <w:shd w:val="clear" w:color="auto" w:fill="FFFFFF"/>
        <w:spacing w:before="0" w:beforeAutospacing="0" w:after="150" w:afterAutospacing="0" w:line="480" w:lineRule="auto"/>
        <w:jc w:val="both"/>
        <w:rPr>
          <w:b/>
        </w:rPr>
      </w:pPr>
      <w:r w:rsidRPr="008F2A83">
        <w:rPr>
          <w:b/>
        </w:rPr>
        <w:t>Discussion</w:t>
      </w:r>
    </w:p>
    <w:p w14:paraId="0C4D9C3E" w14:textId="77777777" w:rsidR="00A246A6" w:rsidRPr="00B60DB9" w:rsidRDefault="00A246A6" w:rsidP="004458F6">
      <w:pPr>
        <w:pStyle w:val="NormalWeb"/>
        <w:shd w:val="clear" w:color="auto" w:fill="FFFFFF"/>
        <w:spacing w:before="0" w:beforeAutospacing="0" w:after="150" w:afterAutospacing="0" w:line="480" w:lineRule="auto"/>
        <w:jc w:val="both"/>
        <w:rPr>
          <w:rFonts w:asciiTheme="majorHAnsi" w:eastAsiaTheme="minorHAnsi" w:hAnsiTheme="majorHAnsi" w:cstheme="majorHAnsi"/>
          <w:sz w:val="22"/>
          <w:szCs w:val="22"/>
        </w:rPr>
      </w:pPr>
    </w:p>
    <w:p w14:paraId="5A0CAFE2" w14:textId="7EA77881" w:rsidR="00AC4F2B" w:rsidRDefault="00B60DB9" w:rsidP="004458F6">
      <w:pPr>
        <w:spacing w:line="480" w:lineRule="auto"/>
        <w:jc w:val="both"/>
        <w:rPr>
          <w:rFonts w:cstheme="minorHAnsi"/>
        </w:rPr>
      </w:pPr>
      <w:r>
        <w:rPr>
          <w:rFonts w:cstheme="minorHAnsi"/>
        </w:rPr>
        <w:t>In th</w:t>
      </w:r>
      <w:r w:rsidR="00483753">
        <w:rPr>
          <w:rFonts w:cstheme="minorHAnsi"/>
        </w:rPr>
        <w:t xml:space="preserve">is study of </w:t>
      </w:r>
      <w:r w:rsidR="00CE59E6">
        <w:rPr>
          <w:rFonts w:cstheme="minorHAnsi"/>
        </w:rPr>
        <w:t xml:space="preserve">geographically and ethnically diverse </w:t>
      </w:r>
      <w:r w:rsidR="00483753">
        <w:rPr>
          <w:rFonts w:cstheme="minorHAnsi"/>
        </w:rPr>
        <w:t>African patients with severe RHD and healthy controls</w:t>
      </w:r>
      <w:r>
        <w:rPr>
          <w:rFonts w:cstheme="minorHAnsi"/>
        </w:rPr>
        <w:t>, we identified a proteomic signature consistent with ongoing inflammation</w:t>
      </w:r>
      <w:r w:rsidR="00483753">
        <w:rPr>
          <w:rFonts w:cstheme="minorHAnsi"/>
        </w:rPr>
        <w:t xml:space="preserve">, </w:t>
      </w:r>
      <w:r>
        <w:rPr>
          <w:rFonts w:cstheme="minorHAnsi"/>
        </w:rPr>
        <w:t xml:space="preserve">during what has typically been considered a “burned out” phase of disease – when severe chronic valve disease is established. </w:t>
      </w:r>
    </w:p>
    <w:p w14:paraId="79AD9263" w14:textId="77777777" w:rsidR="00AC4F2B" w:rsidRDefault="00AC4F2B" w:rsidP="004458F6">
      <w:pPr>
        <w:spacing w:line="480" w:lineRule="auto"/>
        <w:jc w:val="both"/>
        <w:rPr>
          <w:rFonts w:cstheme="minorHAnsi"/>
        </w:rPr>
      </w:pPr>
    </w:p>
    <w:p w14:paraId="3AC61F9A" w14:textId="2CBE44E2" w:rsidR="00E669BE" w:rsidRDefault="00483753" w:rsidP="004458F6">
      <w:pPr>
        <w:spacing w:line="480" w:lineRule="auto"/>
        <w:jc w:val="both"/>
        <w:rPr>
          <w:rFonts w:cstheme="minorHAnsi"/>
        </w:rPr>
      </w:pPr>
      <w:r>
        <w:rPr>
          <w:rFonts w:cstheme="minorHAnsi"/>
        </w:rPr>
        <w:t>Previous plasma proteomic studies of RHD have involved smaller numbers of patients than the present study: Mukherjee et al.</w:t>
      </w:r>
      <w:r w:rsidR="00A40916" w:rsidRPr="00A40916">
        <w:rPr>
          <w:rFonts w:cstheme="minorHAnsi"/>
        </w:rPr>
        <w:t xml:space="preserve"> </w:t>
      </w:r>
      <w:r w:rsidR="00A40916">
        <w:rPr>
          <w:rFonts w:cstheme="minorHAnsi"/>
        </w:rPr>
        <w:fldChar w:fldCharType="begin"/>
      </w:r>
      <w:r w:rsidR="00575383">
        <w:rPr>
          <w:rFonts w:cstheme="minorHAnsi"/>
        </w:rPr>
        <w:instrText xml:space="preserve"> ADDIN EN.CITE &lt;EndNote&gt;&lt;Cite ExcludeAuth="1"&gt;&lt;Author&gt;Mukherjee&lt;/Author&gt;&lt;Year&gt;2014&lt;/Year&gt;&lt;RecNum&gt;643&lt;/RecNum&gt;&lt;DisplayText&gt;&lt;style face="superscript"&gt;30&lt;/style&gt;&lt;/DisplayText&gt;&lt;record&gt;&lt;rec-number&gt;643&lt;/rec-number&gt;&lt;foreign-keys&gt;&lt;key app="EN" db-id="9pf0zxw04arrrped9f65zxsra5xdfs529e00" timestamp="1618929650"&gt;643&lt;/key&gt;&lt;/foreign-keys&gt;&lt;ref-type name="Journal Article"&gt;17&lt;/ref-type&gt;&lt;contributors&gt;&lt;authors&gt;&lt;author&gt;Mukherjee, Somaditya&lt;/author&gt;&lt;author&gt;Jagadeeshaprasad, Mashanipalya G&lt;/author&gt;&lt;author&gt;Banerjee, Tanima&lt;/author&gt;&lt;author&gt;Ghosh, Sudip K&lt;/author&gt;&lt;author&gt;Biswas, Monodeep&lt;/author&gt;&lt;author&gt;Dutta, Santanu&lt;/author&gt;&lt;author&gt;Kulkarni, Mahesh J&lt;/author&gt;&lt;author&gt;Pattari, Sanjib&lt;/author&gt;&lt;author&gt;Bandyopadhyay, Arun&lt;/author&gt;&lt;/authors&gt;&lt;/contributors&gt;&lt;titles&gt;&lt;title&gt;Proteomic analysis of human plasma in chronic rheumatic mitral stenosis reveals proteins involved in the complement and coagulation cascade&lt;/title&gt;&lt;secondary-title&gt;Clinical proteomics&lt;/secondary-title&gt;&lt;/titles&gt;&lt;periodical&gt;&lt;full-title&gt;Clinical proteomics&lt;/full-title&gt;&lt;/periodical&gt;&lt;pages&gt;1-18&lt;/pages&gt;&lt;volume&gt;11&lt;/volume&gt;&lt;number&gt;1&lt;/number&gt;&lt;dates&gt;&lt;year&gt;2014&lt;/year&gt;&lt;/dates&gt;&lt;isbn&gt;1559-0275&lt;/isbn&gt;&lt;urls&gt;&lt;/urls&gt;&lt;/record&gt;&lt;/Cite&gt;&lt;/EndNote&gt;</w:instrText>
      </w:r>
      <w:r w:rsidR="00A40916">
        <w:rPr>
          <w:rFonts w:cstheme="minorHAnsi"/>
        </w:rPr>
        <w:fldChar w:fldCharType="separate"/>
      </w:r>
      <w:r w:rsidR="00575383" w:rsidRPr="00575383">
        <w:rPr>
          <w:rFonts w:cstheme="minorHAnsi"/>
          <w:noProof/>
          <w:vertAlign w:val="superscript"/>
        </w:rPr>
        <w:t>30</w:t>
      </w:r>
      <w:r w:rsidR="00A40916">
        <w:rPr>
          <w:rFonts w:cstheme="minorHAnsi"/>
        </w:rPr>
        <w:fldChar w:fldCharType="end"/>
      </w:r>
      <w:r w:rsidR="00A40916">
        <w:rPr>
          <w:rFonts w:cstheme="minorHAnsi"/>
        </w:rPr>
        <w:t xml:space="preserve"> </w:t>
      </w:r>
      <w:r>
        <w:rPr>
          <w:rFonts w:cstheme="minorHAnsi"/>
        </w:rPr>
        <w:t xml:space="preserve"> studied </w:t>
      </w:r>
      <w:r w:rsidR="0083630C">
        <w:rPr>
          <w:rFonts w:cstheme="minorHAnsi"/>
        </w:rPr>
        <w:t xml:space="preserve">six </w:t>
      </w:r>
      <w:r>
        <w:rPr>
          <w:rFonts w:cstheme="minorHAnsi"/>
        </w:rPr>
        <w:t>patients with rheumatic mitral stenosis and six controls</w:t>
      </w:r>
      <w:r w:rsidR="00317B58">
        <w:rPr>
          <w:rFonts w:cstheme="minorHAnsi"/>
        </w:rPr>
        <w:t>;</w:t>
      </w:r>
      <w:r w:rsidR="00B2413A">
        <w:rPr>
          <w:rFonts w:cstheme="minorHAnsi"/>
        </w:rPr>
        <w:t xml:space="preserve"> </w:t>
      </w:r>
      <w:r>
        <w:rPr>
          <w:rFonts w:cstheme="minorHAnsi"/>
        </w:rPr>
        <w:t xml:space="preserve">Gao et al </w:t>
      </w:r>
      <w:r w:rsidR="00A40916">
        <w:rPr>
          <w:rFonts w:cstheme="minorHAnsi"/>
        </w:rPr>
        <w:fldChar w:fldCharType="begin"/>
      </w:r>
      <w:r w:rsidR="00575383">
        <w:rPr>
          <w:rFonts w:cstheme="minorHAnsi"/>
        </w:rPr>
        <w:instrText xml:space="preserve"> ADDIN EN.CITE &lt;EndNote&gt;&lt;Cite ExcludeAuth="1"&gt;&lt;Author&gt;Gao&lt;/Author&gt;&lt;Year&gt;2013&lt;/Year&gt;&lt;RecNum&gt;644&lt;/RecNum&gt;&lt;DisplayText&gt;&lt;style face="superscript"&gt;31&lt;/style&gt;&lt;/DisplayText&gt;&lt;record&gt;&lt;rec-number&gt;644&lt;/rec-number&gt;&lt;foreign-keys&gt;&lt;key app="EN" db-id="9pf0zxw04arrrped9f65zxsra5xdfs529e00" timestamp="1618929733"&gt;644&lt;/key&gt;&lt;/foreign-keys&gt;&lt;ref-type name="Journal Article"&gt;17&lt;/ref-type&gt;&lt;contributors&gt;&lt;authors&gt;&lt;author&gt;Gao, Ge&lt;/author&gt;&lt;author&gt;Xuan, Chao&lt;/author&gt;&lt;author&gt;Yang, Qin&lt;/author&gt;&lt;author&gt;Liu, Xiao-Cheng&lt;/author&gt;&lt;author&gt;Liu, Zhi-Gang&lt;/author&gt;&lt;author&gt;He, Guo-Wei&lt;/author&gt;&lt;/authors&gt;&lt;/contributors&gt;&lt;titles&gt;&lt;title&gt;Identification of altered plasma proteins by proteomic study in valvular heart diseases and the potential clinical significance&lt;/title&gt;&lt;secondary-title&gt;PLoS One&lt;/secondary-title&gt;&lt;/titles&gt;&lt;periodical&gt;&lt;full-title&gt;PLoS One&lt;/full-title&gt;&lt;/periodical&gt;&lt;pages&gt;e72111&lt;/pages&gt;&lt;volume&gt;8&lt;/volume&gt;&lt;number&gt;8&lt;/number&gt;&lt;dates&gt;&lt;year&gt;2013&lt;/year&gt;&lt;/dates&gt;&lt;isbn&gt;1932-6203&lt;/isbn&gt;&lt;urls&gt;&lt;/urls&gt;&lt;/record&gt;&lt;/Cite&gt;&lt;/EndNote&gt;</w:instrText>
      </w:r>
      <w:r w:rsidR="00A40916">
        <w:rPr>
          <w:rFonts w:cstheme="minorHAnsi"/>
        </w:rPr>
        <w:fldChar w:fldCharType="separate"/>
      </w:r>
      <w:r w:rsidR="00575383" w:rsidRPr="00575383">
        <w:rPr>
          <w:rFonts w:cstheme="minorHAnsi"/>
          <w:noProof/>
          <w:vertAlign w:val="superscript"/>
        </w:rPr>
        <w:t>31</w:t>
      </w:r>
      <w:r w:rsidR="00A40916">
        <w:rPr>
          <w:rFonts w:cstheme="minorHAnsi"/>
        </w:rPr>
        <w:fldChar w:fldCharType="end"/>
      </w:r>
      <w:r w:rsidR="00B2413A">
        <w:rPr>
          <w:rFonts w:cstheme="minorHAnsi"/>
        </w:rPr>
        <w:t xml:space="preserve"> </w:t>
      </w:r>
      <w:r>
        <w:rPr>
          <w:rFonts w:cstheme="minorHAnsi"/>
        </w:rPr>
        <w:t xml:space="preserve"> studied 40 RHD patients and 40 controls; </w:t>
      </w:r>
      <w:r w:rsidR="00CB4D80">
        <w:rPr>
          <w:rFonts w:cstheme="minorHAnsi"/>
        </w:rPr>
        <w:t xml:space="preserve">and </w:t>
      </w:r>
      <w:r>
        <w:rPr>
          <w:rFonts w:cstheme="minorHAnsi"/>
        </w:rPr>
        <w:t xml:space="preserve">Wu et al </w:t>
      </w:r>
      <w:r w:rsidR="00B81918">
        <w:rPr>
          <w:rFonts w:cstheme="minorHAnsi"/>
        </w:rPr>
        <w:fldChar w:fldCharType="begin"/>
      </w:r>
      <w:r w:rsidR="00575383">
        <w:rPr>
          <w:rFonts w:cstheme="minorHAnsi"/>
        </w:rPr>
        <w:instrText xml:space="preserve"> ADDIN EN.CITE &lt;EndNote&gt;&lt;Cite ExcludeAuth="1"&gt;&lt;Author&gt;Wu&lt;/Author&gt;&lt;Year&gt;2017&lt;/Year&gt;&lt;RecNum&gt;645&lt;/RecNum&gt;&lt;DisplayText&gt;&lt;style face="superscript"&gt;32&lt;/style&gt;&lt;/DisplayText&gt;&lt;record&gt;&lt;rec-number&gt;645&lt;/rec-number&gt;&lt;foreign-keys&gt;&lt;key app="EN" db-id="9pf0zxw04arrrped9f65zxsra5xdfs529e00" timestamp="1618929795"&gt;645&lt;/key&gt;&lt;/foreign-keys&gt;&lt;ref-type name="Journal Article"&gt;17&lt;/ref-type&gt;&lt;contributors&gt;&lt;authors&gt;&lt;author&gt;Wu, Xiaochen&lt;/author&gt;&lt;author&gt;Yue, Qin&lt;/author&gt;&lt;author&gt;Jia, Weikun&lt;/author&gt;&lt;author&gt;Zhang, Jinbao&lt;/author&gt;&lt;author&gt;Ouyang, Hui&lt;/author&gt;&lt;author&gt;Xin, Dong&lt;/author&gt;&lt;author&gt;Xiao, Yingbin&lt;/author&gt;&lt;/authors&gt;&lt;/contributors&gt;&lt;titles&gt;&lt;title&gt;A novel approach for characterizing variations in serum peptides in rheumatic heart disease&lt;/title&gt;&lt;secondary-title&gt;The Indian journal of medical research&lt;/secondary-title&gt;&lt;/titles&gt;&lt;periodical&gt;&lt;full-title&gt;The Indian Journal of Medical Research&lt;/full-title&gt;&lt;/periodical&gt;&lt;pages&gt;365&lt;/pages&gt;&lt;volume&gt;145&lt;/volume&gt;&lt;number&gt;3&lt;/number&gt;&lt;dates&gt;&lt;year&gt;2017&lt;/year&gt;&lt;/dates&gt;&lt;urls&gt;&lt;/urls&gt;&lt;/record&gt;&lt;/Cite&gt;&lt;/EndNote&gt;</w:instrText>
      </w:r>
      <w:r w:rsidR="00B81918">
        <w:rPr>
          <w:rFonts w:cstheme="minorHAnsi"/>
        </w:rPr>
        <w:fldChar w:fldCharType="separate"/>
      </w:r>
      <w:r w:rsidR="00575383" w:rsidRPr="00575383">
        <w:rPr>
          <w:rFonts w:cstheme="minorHAnsi"/>
          <w:noProof/>
          <w:vertAlign w:val="superscript"/>
        </w:rPr>
        <w:t>32</w:t>
      </w:r>
      <w:r w:rsidR="00B81918">
        <w:rPr>
          <w:rFonts w:cstheme="minorHAnsi"/>
        </w:rPr>
        <w:fldChar w:fldCharType="end"/>
      </w:r>
      <w:r>
        <w:rPr>
          <w:rFonts w:cstheme="minorHAnsi"/>
        </w:rPr>
        <w:t xml:space="preserve"> </w:t>
      </w:r>
      <w:r w:rsidR="006672A6">
        <w:rPr>
          <w:rFonts w:cstheme="minorHAnsi"/>
        </w:rPr>
        <w:t>carried out the only previous study of comparable size to the present investigation, involving</w:t>
      </w:r>
      <w:r>
        <w:rPr>
          <w:rFonts w:cstheme="minorHAnsi"/>
        </w:rPr>
        <w:t xml:space="preserve"> 160 RHD patients and 160 healthy controls. There was minimal overlap between </w:t>
      </w:r>
      <w:r w:rsidR="00791CA2">
        <w:rPr>
          <w:rFonts w:cstheme="minorHAnsi"/>
        </w:rPr>
        <w:t xml:space="preserve">the proteins identified in </w:t>
      </w:r>
      <w:r>
        <w:rPr>
          <w:rFonts w:cstheme="minorHAnsi"/>
        </w:rPr>
        <w:t xml:space="preserve">those studies and the present investigation, which is the first to employ </w:t>
      </w:r>
      <w:r w:rsidR="00F81308">
        <w:rPr>
          <w:rFonts w:cstheme="minorHAnsi"/>
        </w:rPr>
        <w:t xml:space="preserve">a </w:t>
      </w:r>
      <w:r>
        <w:rPr>
          <w:rFonts w:cstheme="minorHAnsi"/>
        </w:rPr>
        <w:t xml:space="preserve">machine learning approach to </w:t>
      </w:r>
      <w:r w:rsidR="00CB4D80">
        <w:rPr>
          <w:rFonts w:cstheme="minorHAnsi"/>
        </w:rPr>
        <w:t xml:space="preserve">identify </w:t>
      </w:r>
      <w:r>
        <w:rPr>
          <w:rFonts w:cstheme="minorHAnsi"/>
        </w:rPr>
        <w:t>differentially expressed proteins. P</w:t>
      </w:r>
      <w:r w:rsidR="00782AC6">
        <w:rPr>
          <w:rFonts w:cstheme="minorHAnsi"/>
        </w:rPr>
        <w:t>roteomic studies of rheumatic human valves replaced at surgery</w:t>
      </w:r>
      <w:r>
        <w:rPr>
          <w:rFonts w:cstheme="minorHAnsi"/>
        </w:rPr>
        <w:t xml:space="preserve"> offer the potential to </w:t>
      </w:r>
      <w:r w:rsidR="00CB4D80">
        <w:rPr>
          <w:rFonts w:cstheme="minorHAnsi"/>
        </w:rPr>
        <w:t xml:space="preserve">more </w:t>
      </w:r>
      <w:r>
        <w:rPr>
          <w:rFonts w:cstheme="minorHAnsi"/>
        </w:rPr>
        <w:t>directly interrogate pathological processes, however these</w:t>
      </w:r>
      <w:r w:rsidR="00782AC6">
        <w:rPr>
          <w:rFonts w:cstheme="minorHAnsi"/>
        </w:rPr>
        <w:t xml:space="preserve"> have involved only small numbers of patients</w:t>
      </w:r>
      <w:r>
        <w:rPr>
          <w:rFonts w:cstheme="minorHAnsi"/>
        </w:rPr>
        <w:t>, due to limited availability of specimens for study</w:t>
      </w:r>
      <w:r w:rsidR="00782AC6">
        <w:rPr>
          <w:rFonts w:cstheme="minorHAnsi"/>
        </w:rPr>
        <w:t xml:space="preserve"> (recently reviewed by </w:t>
      </w:r>
      <w:proofErr w:type="spellStart"/>
      <w:r w:rsidR="00782AC6">
        <w:rPr>
          <w:rFonts w:cstheme="minorHAnsi"/>
        </w:rPr>
        <w:t>Lumngwena</w:t>
      </w:r>
      <w:proofErr w:type="spellEnd"/>
      <w:r w:rsidR="00782AC6">
        <w:rPr>
          <w:rFonts w:cstheme="minorHAnsi"/>
        </w:rPr>
        <w:t xml:space="preserve"> et al</w:t>
      </w:r>
      <w:r w:rsidR="00B513DC">
        <w:rPr>
          <w:rFonts w:cstheme="minorHAnsi"/>
        </w:rPr>
        <w:t xml:space="preserve"> </w:t>
      </w:r>
      <w:r w:rsidR="00B81918">
        <w:rPr>
          <w:rFonts w:cstheme="minorHAnsi"/>
        </w:rPr>
        <w:fldChar w:fldCharType="begin"/>
      </w:r>
      <w:r w:rsidR="00575383">
        <w:rPr>
          <w:rFonts w:cstheme="minorHAnsi"/>
        </w:rPr>
        <w:instrText xml:space="preserve"> ADDIN EN.CITE &lt;EndNote&gt;&lt;Cite ExcludeAuth="1"&gt;&lt;Author&gt;Lumngwena&lt;/Author&gt;&lt;Year&gt;2020&lt;/Year&gt;&lt;RecNum&gt;646&lt;/RecNum&gt;&lt;DisplayText&gt;&lt;style face="superscript"&gt;33&lt;/style&gt;&lt;/DisplayText&gt;&lt;record&gt;&lt;rec-number&gt;646&lt;/rec-number&gt;&lt;foreign-keys&gt;&lt;key app="EN" db-id="9pf0zxw04arrrped9f65zxsra5xdfs529e00" timestamp="1618929891"&gt;646&lt;/key&gt;&lt;/foreign-keys&gt;&lt;ref-type name="Journal Article"&gt;17&lt;/ref-type&gt;&lt;contributors&gt;&lt;authors&gt;&lt;author&gt;Lumngwena, Evelyn N&lt;/author&gt;&lt;author&gt;Skatulla, Sebastian&lt;/author&gt;&lt;author&gt;Blackburn, Jonathan M&lt;/author&gt;&lt;author&gt;Ntusi, Ntobeko AB&lt;/author&gt;&lt;/authors&gt;&lt;/contributors&gt;&lt;titles&gt;&lt;title&gt;Mechanistic implications of altered protein expression in rheumatic heart disease&lt;/title&gt;&lt;secondary-title&gt;Heart Failure Reviews&lt;/secondary-title&gt;&lt;/titles&gt;&lt;periodical&gt;&lt;full-title&gt;Heart Failure Reviews&lt;/full-title&gt;&lt;/periodical&gt;&lt;pages&gt;1-12&lt;/pages&gt;&lt;dates&gt;&lt;year&gt;2020&lt;/year&gt;&lt;/dates&gt;&lt;isbn&gt;1573-7322&lt;/isbn&gt;&lt;urls&gt;&lt;/urls&gt;&lt;/record&gt;&lt;/Cite&gt;&lt;/EndNote&gt;</w:instrText>
      </w:r>
      <w:r w:rsidR="00B81918">
        <w:rPr>
          <w:rFonts w:cstheme="minorHAnsi"/>
        </w:rPr>
        <w:fldChar w:fldCharType="separate"/>
      </w:r>
      <w:r w:rsidR="00575383" w:rsidRPr="00575383">
        <w:rPr>
          <w:rFonts w:cstheme="minorHAnsi"/>
          <w:noProof/>
          <w:vertAlign w:val="superscript"/>
        </w:rPr>
        <w:t>33</w:t>
      </w:r>
      <w:r w:rsidR="00B81918">
        <w:rPr>
          <w:rFonts w:cstheme="minorHAnsi"/>
        </w:rPr>
        <w:fldChar w:fldCharType="end"/>
      </w:r>
      <w:r w:rsidR="00B81918">
        <w:rPr>
          <w:rFonts w:cstheme="minorHAnsi"/>
        </w:rPr>
        <w:t>).</w:t>
      </w:r>
      <w:r>
        <w:rPr>
          <w:rFonts w:cstheme="minorHAnsi"/>
        </w:rPr>
        <w:t xml:space="preserve"> </w:t>
      </w:r>
      <w:r w:rsidR="00CB4D80">
        <w:rPr>
          <w:rFonts w:cstheme="minorHAnsi"/>
        </w:rPr>
        <w:t>Moreover, w</w:t>
      </w:r>
      <w:r w:rsidR="00782AC6">
        <w:rPr>
          <w:rFonts w:cstheme="minorHAnsi"/>
        </w:rPr>
        <w:t xml:space="preserve">hile such studies </w:t>
      </w:r>
      <w:r>
        <w:rPr>
          <w:rFonts w:cstheme="minorHAnsi"/>
        </w:rPr>
        <w:t xml:space="preserve">of valve tissue </w:t>
      </w:r>
      <w:r w:rsidR="00782AC6">
        <w:rPr>
          <w:rFonts w:cstheme="minorHAnsi"/>
        </w:rPr>
        <w:t xml:space="preserve">provide directly pathologically relevant information, they </w:t>
      </w:r>
      <w:r w:rsidR="00CB4D80">
        <w:rPr>
          <w:rFonts w:cstheme="minorHAnsi"/>
        </w:rPr>
        <w:t>do not necessarily inform</w:t>
      </w:r>
      <w:r w:rsidR="00782AC6">
        <w:rPr>
          <w:rFonts w:cstheme="minorHAnsi"/>
        </w:rPr>
        <w:t xml:space="preserve"> the basis for a potential field diagnostic. </w:t>
      </w:r>
      <w:r w:rsidR="0064533C">
        <w:rPr>
          <w:rFonts w:cstheme="minorHAnsi"/>
        </w:rPr>
        <w:t xml:space="preserve">In the following, we discuss certain </w:t>
      </w:r>
      <w:r w:rsidR="0064533C">
        <w:rPr>
          <w:rFonts w:cstheme="minorHAnsi"/>
        </w:rPr>
        <w:lastRenderedPageBreak/>
        <w:t>of the proteins that showed most significant differences between cases and controls and their potential relevance to RHD.</w:t>
      </w:r>
    </w:p>
    <w:p w14:paraId="1A775B15" w14:textId="77777777" w:rsidR="00A467C4" w:rsidRDefault="00A467C4" w:rsidP="004458F6">
      <w:pPr>
        <w:spacing w:line="480" w:lineRule="auto"/>
        <w:jc w:val="both"/>
        <w:rPr>
          <w:rFonts w:cstheme="minorHAnsi"/>
        </w:rPr>
      </w:pPr>
    </w:p>
    <w:p w14:paraId="3E0B5AAD" w14:textId="33F66366" w:rsidR="00483753" w:rsidRDefault="00485B41" w:rsidP="004458F6">
      <w:pPr>
        <w:spacing w:line="480" w:lineRule="auto"/>
        <w:jc w:val="both"/>
      </w:pPr>
      <w:r>
        <w:t xml:space="preserve">Adiponectin was the top protein identified in </w:t>
      </w:r>
      <w:r w:rsidR="00CB4D80">
        <w:t>the Boruta and logistic regression</w:t>
      </w:r>
      <w:r>
        <w:t xml:space="preserve"> analyses</w:t>
      </w:r>
      <w:r w:rsidR="00CB4D80">
        <w:t>. P</w:t>
      </w:r>
      <w:r>
        <w:t xml:space="preserve">lasma adiponectin </w:t>
      </w:r>
      <w:r w:rsidR="00CB4D80">
        <w:t>was</w:t>
      </w:r>
      <w:r>
        <w:t xml:space="preserve"> a mean of </w:t>
      </w:r>
      <w:proofErr w:type="gramStart"/>
      <w:r w:rsidR="00AF052F">
        <w:t>2.</w:t>
      </w:r>
      <w:r w:rsidR="007B2197">
        <w:t>2</w:t>
      </w:r>
      <w:r w:rsidR="00AF052F">
        <w:t xml:space="preserve"> fold</w:t>
      </w:r>
      <w:proofErr w:type="gramEnd"/>
      <w:r>
        <w:t xml:space="preserve"> higher</w:t>
      </w:r>
      <w:r w:rsidR="007B2197">
        <w:t xml:space="preserve"> </w:t>
      </w:r>
      <w:r>
        <w:t>in cases than controls</w:t>
      </w:r>
      <w:r w:rsidR="007B2197">
        <w:t>.</w:t>
      </w:r>
      <w:r w:rsidR="003763E6">
        <w:t xml:space="preserve"> </w:t>
      </w:r>
      <w:r>
        <w:t>Adiponectin has a complex relationship to inflammation, being currently thought to act as either an anti-inflammatory or a pro-inflammatory protein dependent on context</w:t>
      </w:r>
      <w:r w:rsidR="00B81918">
        <w:fldChar w:fldCharType="begin"/>
      </w:r>
      <w:r w:rsidR="00575383">
        <w:instrText xml:space="preserve"> ADDIN EN.CITE &lt;EndNote&gt;&lt;Cite&gt;&lt;Author&gt;Choi&lt;/Author&gt;&lt;Year&gt;2020&lt;/Year&gt;&lt;RecNum&gt;647&lt;/RecNum&gt;&lt;DisplayText&gt;&lt;style face="superscript"&gt;34&lt;/style&gt;&lt;/DisplayText&gt;&lt;record&gt;&lt;rec-number&gt;647&lt;/rec-number&gt;&lt;foreign-keys&gt;&lt;key app="EN" db-id="9pf0zxw04arrrped9f65zxsra5xdfs529e00" timestamp="1618930100"&gt;647&lt;/key&gt;&lt;/foreign-keys&gt;&lt;ref-type name="Journal Article"&gt;17&lt;/ref-type&gt;&lt;contributors&gt;&lt;authors&gt;&lt;author&gt;Choi, Hyung Muk&lt;/author&gt;&lt;author&gt;Doss, Hari Madhuri&lt;/author&gt;&lt;author&gt;Kim, Kyoung Soo&lt;/author&gt;&lt;/authors&gt;&lt;/contributors&gt;&lt;titles&gt;&lt;title&gt;Multifaceted physiological roles of adiponectin in inflammation and diseases&lt;/title&gt;&lt;secondary-title&gt;International journal of molecular sciences&lt;/secondary-title&gt;&lt;/titles&gt;&lt;periodical&gt;&lt;full-title&gt;International journal of molecular sciences&lt;/full-title&gt;&lt;/periodical&gt;&lt;pages&gt;1219&lt;/pages&gt;&lt;volume&gt;21&lt;/volume&gt;&lt;number&gt;4&lt;/number&gt;&lt;dates&gt;&lt;year&gt;2020&lt;/year&gt;&lt;/dates&gt;&lt;urls&gt;&lt;/urls&gt;&lt;/record&gt;&lt;/Cite&gt;&lt;/EndNote&gt;</w:instrText>
      </w:r>
      <w:r w:rsidR="00B81918">
        <w:fldChar w:fldCharType="separate"/>
      </w:r>
      <w:r w:rsidR="00575383" w:rsidRPr="00575383">
        <w:rPr>
          <w:noProof/>
          <w:vertAlign w:val="superscript"/>
        </w:rPr>
        <w:t>34</w:t>
      </w:r>
      <w:r w:rsidR="00B81918">
        <w:fldChar w:fldCharType="end"/>
      </w:r>
      <w:r w:rsidR="00B81918">
        <w:t>.</w:t>
      </w:r>
      <w:r>
        <w:t xml:space="preserve"> </w:t>
      </w:r>
      <w:r w:rsidR="009C6CAA">
        <w:t>I</w:t>
      </w:r>
      <w:r>
        <w:t xml:space="preserve">n the context of diabetes, obesity and coronary artery disease, adiponectin is lower in cases than controls and inversely correlated with </w:t>
      </w:r>
      <w:r w:rsidR="004536F3">
        <w:t>C-reactive protein (</w:t>
      </w:r>
      <w:r>
        <w:t>CRP</w:t>
      </w:r>
      <w:r w:rsidR="004536F3">
        <w:t>)</w:t>
      </w:r>
      <w:r>
        <w:t xml:space="preserve"> levels</w:t>
      </w:r>
      <w:r w:rsidR="009C6CAA">
        <w:t>. By contrast, levels are</w:t>
      </w:r>
      <w:r>
        <w:t xml:space="preserve"> higher in cases of rheumatoid arthritis, </w:t>
      </w:r>
      <w:r w:rsidR="002B2024">
        <w:t>S</w:t>
      </w:r>
      <w:r w:rsidR="00B81918">
        <w:t xml:space="preserve">ystemic </w:t>
      </w:r>
      <w:r w:rsidR="002B2024">
        <w:t>L</w:t>
      </w:r>
      <w:r w:rsidR="00B81918">
        <w:t xml:space="preserve">upus </w:t>
      </w:r>
      <w:r w:rsidR="002B2024">
        <w:t>E</w:t>
      </w:r>
      <w:r w:rsidR="00B81918">
        <w:t>rythematosus</w:t>
      </w:r>
      <w:r w:rsidR="00D34778">
        <w:t xml:space="preserve"> (</w:t>
      </w:r>
      <w:r>
        <w:t>SLE</w:t>
      </w:r>
      <w:r w:rsidR="00D34778">
        <w:t>)</w:t>
      </w:r>
      <w:r>
        <w:t xml:space="preserve"> and inflammatory bowel disease than controls. </w:t>
      </w:r>
      <w:proofErr w:type="gramStart"/>
      <w:r>
        <w:t>Thus</w:t>
      </w:r>
      <w:proofErr w:type="gramEnd"/>
      <w:r>
        <w:t xml:space="preserve"> </w:t>
      </w:r>
      <w:r w:rsidR="00CB4D80">
        <w:t xml:space="preserve">elevation of </w:t>
      </w:r>
      <w:r>
        <w:t>adiponectin appears to be a specific autoimmune marker</w:t>
      </w:r>
      <w:r w:rsidR="00CB4D80">
        <w:t xml:space="preserve"> in the context of inflammation</w:t>
      </w:r>
      <w:r>
        <w:t xml:space="preserve">, in keeping with the disease process in RHD. </w:t>
      </w:r>
    </w:p>
    <w:p w14:paraId="4CCEAC02" w14:textId="77777777" w:rsidR="00A467C4" w:rsidRDefault="00A467C4" w:rsidP="004458F6">
      <w:pPr>
        <w:spacing w:line="480" w:lineRule="auto"/>
        <w:jc w:val="both"/>
      </w:pPr>
    </w:p>
    <w:p w14:paraId="2B6D6A86" w14:textId="57F64857" w:rsidR="009C6CAA" w:rsidRDefault="009C6CAA" w:rsidP="004458F6">
      <w:pPr>
        <w:spacing w:line="480" w:lineRule="auto"/>
        <w:jc w:val="both"/>
      </w:pPr>
      <w:r>
        <w:t xml:space="preserve">Complement factor 7 was the second most important protein in the Boruta </w:t>
      </w:r>
      <w:r w:rsidR="00CB4D80">
        <w:t xml:space="preserve">and logistic regression </w:t>
      </w:r>
      <w:r>
        <w:t>analyses.</w:t>
      </w:r>
      <w:r w:rsidR="00CB4D80">
        <w:t xml:space="preserve"> Plasma C7 was a mean </w:t>
      </w:r>
      <w:proofErr w:type="gramStart"/>
      <w:r w:rsidR="00CB4D80">
        <w:t>1.6 fold</w:t>
      </w:r>
      <w:proofErr w:type="gramEnd"/>
      <w:r w:rsidR="00CB4D80">
        <w:t xml:space="preserve"> higher in cases than controls.</w:t>
      </w:r>
      <w:r>
        <w:t xml:space="preserve"> Unlike some other complement components, C7 is not </w:t>
      </w:r>
      <w:r w:rsidR="00D1419C">
        <w:t xml:space="preserve">considered </w:t>
      </w:r>
      <w:r>
        <w:t xml:space="preserve">an acute phase reactant, and it is the only terminal complement component not predominantly synthesised by hepatocytes </w:t>
      </w:r>
      <w:r w:rsidR="00B81918">
        <w:fldChar w:fldCharType="begin"/>
      </w:r>
      <w:r w:rsidR="00575383">
        <w:instrText xml:space="preserve"> ADDIN EN.CITE &lt;EndNote&gt;&lt;Cite&gt;&lt;Author&gt;Würzner&lt;/Author&gt;&lt;Year&gt;1994&lt;/Year&gt;&lt;RecNum&gt;648&lt;/RecNum&gt;&lt;DisplayText&gt;&lt;style face="superscript"&gt;35&lt;/style&gt;&lt;/DisplayText&gt;&lt;record&gt;&lt;rec-number&gt;648&lt;/rec-number&gt;&lt;foreign-keys&gt;&lt;key app="EN" db-id="9pf0zxw04arrrped9f65zxsra5xdfs529e00" timestamp="1618930183"&gt;648&lt;/key&gt;&lt;/foreign-keys&gt;&lt;ref-type name="Journal Article"&gt;17&lt;/ref-type&gt;&lt;contributors&gt;&lt;authors&gt;&lt;author&gt;Würzner, R&lt;/author&gt;&lt;author&gt;Joysey, Valerie C&lt;/author&gt;&lt;author&gt;Lachmann, Peter J&lt;/author&gt;&lt;/authors&gt;&lt;/contributors&gt;&lt;titles&gt;&lt;title&gt;Complement component C7. Assessment of in vivo synthesis after liver transplantation reveals that hepatocytes do not synthesize the majority of human C7&lt;/title&gt;&lt;secondary-title&gt;The Journal of Immunology&lt;/secondary-title&gt;&lt;/titles&gt;&lt;periodical&gt;&lt;full-title&gt;The Journal of Immunology&lt;/full-title&gt;&lt;/periodical&gt;&lt;pages&gt;4624-4629&lt;/pages&gt;&lt;volume&gt;152&lt;/volume&gt;&lt;number&gt;9&lt;/number&gt;&lt;dates&gt;&lt;year&gt;1994&lt;/year&gt;&lt;/dates&gt;&lt;isbn&gt;0022-1767&lt;/isbn&gt;&lt;urls&gt;&lt;/urls&gt;&lt;/record&gt;&lt;/Cite&gt;&lt;/EndNote&gt;</w:instrText>
      </w:r>
      <w:r w:rsidR="00B81918">
        <w:fldChar w:fldCharType="separate"/>
      </w:r>
      <w:r w:rsidR="00575383" w:rsidRPr="00575383">
        <w:rPr>
          <w:noProof/>
          <w:vertAlign w:val="superscript"/>
        </w:rPr>
        <w:t>35</w:t>
      </w:r>
      <w:r w:rsidR="00B81918">
        <w:fldChar w:fldCharType="end"/>
      </w:r>
      <w:r>
        <w:t xml:space="preserve">. C7 </w:t>
      </w:r>
      <w:r w:rsidR="006672A6">
        <w:t>i</w:t>
      </w:r>
      <w:r>
        <w:t>s often the limiting factor for terminal complement complex generation, and has been found at higher levels in plasma of diabetic patients with kidney disease</w:t>
      </w:r>
      <w:r w:rsidR="004808DA">
        <w:t xml:space="preserve"> </w:t>
      </w:r>
      <w:r w:rsidR="00B81918">
        <w:fldChar w:fldCharType="begin"/>
      </w:r>
      <w:r w:rsidR="00575383">
        <w:instrText xml:space="preserve"> ADDIN EN.CITE &lt;EndNote&gt;&lt;Cite&gt;&lt;Author&gt;Sircar&lt;/Author&gt;&lt;Year&gt;2018&lt;/Year&gt;&lt;RecNum&gt;649&lt;/RecNum&gt;&lt;DisplayText&gt;&lt;style face="superscript"&gt;36&lt;/style&gt;&lt;/DisplayText&gt;&lt;record&gt;&lt;rec-number&gt;649&lt;/rec-number&gt;&lt;foreign-keys&gt;&lt;key app="EN" db-id="9pf0zxw04arrrped9f65zxsra5xdfs529e00" timestamp="1618930240"&gt;649&lt;/key&gt;&lt;/foreign-keys&gt;&lt;ref-type name="Journal Article"&gt;17&lt;/ref-type&gt;&lt;contributors&gt;&lt;authors&gt;&lt;author&gt;Sircar, Monica&lt;/author&gt;&lt;author&gt;Rosales, Ivy A&lt;/author&gt;&lt;author&gt;Selig, Martin K&lt;/author&gt;&lt;author&gt;Xu, Dihua&lt;/author&gt;&lt;author&gt;Zsengeller, Zsuzsanna K&lt;/author&gt;&lt;author&gt;Stillman, Isaac E&lt;/author&gt;&lt;author&gt;Libermann, Towia A&lt;/author&gt;&lt;author&gt;Karumanchi, S Ananth&lt;/author&gt;&lt;author&gt;Thadhani, Ravi I&lt;/author&gt;&lt;/authors&gt;&lt;/contributors&gt;&lt;titles&gt;&lt;title&gt;Complement 7 is up-regulated in human early diabetic kidney disease&lt;/title&gt;&lt;secondary-title&gt;The American journal of pathology&lt;/secondary-title&gt;&lt;/titles&gt;&lt;periodical&gt;&lt;full-title&gt;The American journal of pathology&lt;/full-title&gt;&lt;/periodical&gt;&lt;pages&gt;2147-2154&lt;/pages&gt;&lt;volume&gt;188&lt;/volume&gt;&lt;number&gt;10&lt;/number&gt;&lt;dates&gt;&lt;year&gt;2018&lt;/year&gt;&lt;/dates&gt;&lt;isbn&gt;0002-9440&lt;/isbn&gt;&lt;urls&gt;&lt;/urls&gt;&lt;/record&gt;&lt;/Cite&gt;&lt;/EndNote&gt;</w:instrText>
      </w:r>
      <w:r w:rsidR="00B81918">
        <w:fldChar w:fldCharType="separate"/>
      </w:r>
      <w:r w:rsidR="00575383" w:rsidRPr="00575383">
        <w:rPr>
          <w:noProof/>
          <w:vertAlign w:val="superscript"/>
        </w:rPr>
        <w:t>36</w:t>
      </w:r>
      <w:r w:rsidR="00B81918">
        <w:fldChar w:fldCharType="end"/>
      </w:r>
      <w:r>
        <w:t xml:space="preserve">. Thus far there is no evidence for </w:t>
      </w:r>
      <w:r w:rsidR="0015215F">
        <w:t xml:space="preserve">plasma </w:t>
      </w:r>
      <w:r>
        <w:t xml:space="preserve">C7 </w:t>
      </w:r>
      <w:r w:rsidR="0015215F">
        <w:t xml:space="preserve">levels </w:t>
      </w:r>
      <w:r>
        <w:t xml:space="preserve">being altered in rheumatoid or autoimmune diseases. The combination of Adiponectin and C7 elevation </w:t>
      </w:r>
      <w:r w:rsidR="00381950">
        <w:t xml:space="preserve">in cases compared with controls </w:t>
      </w:r>
      <w:r>
        <w:t xml:space="preserve">together </w:t>
      </w:r>
      <w:r w:rsidR="0015215F">
        <w:t xml:space="preserve">is </w:t>
      </w:r>
      <w:r>
        <w:t xml:space="preserve">therefore, to the best of our knowledge, unique to RHD </w:t>
      </w:r>
      <w:r w:rsidR="00381950">
        <w:t xml:space="preserve">among inflammatory diseases </w:t>
      </w:r>
      <w:r w:rsidR="00CB4D80">
        <w:t xml:space="preserve">studied so far, </w:t>
      </w:r>
      <w:r>
        <w:t>and suggests their combination could have diagnostic utility.</w:t>
      </w:r>
    </w:p>
    <w:p w14:paraId="526FBB35" w14:textId="77777777" w:rsidR="00A467C4" w:rsidRDefault="00A467C4" w:rsidP="004458F6">
      <w:pPr>
        <w:spacing w:line="480" w:lineRule="auto"/>
        <w:jc w:val="both"/>
      </w:pPr>
    </w:p>
    <w:p w14:paraId="03EB0164" w14:textId="1164C54A" w:rsidR="00381950" w:rsidRDefault="00381950" w:rsidP="004458F6">
      <w:pPr>
        <w:spacing w:line="480" w:lineRule="auto"/>
        <w:jc w:val="both"/>
      </w:pPr>
      <w:proofErr w:type="spellStart"/>
      <w:r>
        <w:lastRenderedPageBreak/>
        <w:t>Quiescin</w:t>
      </w:r>
      <w:proofErr w:type="spellEnd"/>
      <w:r>
        <w:t xml:space="preserve"> </w:t>
      </w:r>
      <w:r w:rsidR="004536F3">
        <w:t>s</w:t>
      </w:r>
      <w:r>
        <w:t xml:space="preserve">ulfhydryl </w:t>
      </w:r>
      <w:r w:rsidR="004536F3">
        <w:t>o</w:t>
      </w:r>
      <w:r>
        <w:t>xidase 1 (QSOX1) was the third most important protein in the machine learning analyses.</w:t>
      </w:r>
      <w:r w:rsidR="0064533C">
        <w:t xml:space="preserve"> QSOX1 was</w:t>
      </w:r>
      <w:r w:rsidR="00661887">
        <w:t xml:space="preserve"> on average</w:t>
      </w:r>
      <w:r w:rsidR="0064533C">
        <w:t xml:space="preserve"> 4</w:t>
      </w:r>
      <w:r w:rsidR="008537FD">
        <w:t>3</w:t>
      </w:r>
      <w:r w:rsidR="0064533C">
        <w:t>% higher in cases than in controls. When fully adjusted for age/sex/BMI/age*BMI in logistic regression analyses, it fell to 29</w:t>
      </w:r>
      <w:r w:rsidR="0064533C" w:rsidRPr="0064533C">
        <w:rPr>
          <w:vertAlign w:val="superscript"/>
        </w:rPr>
        <w:t>th</w:t>
      </w:r>
      <w:r w:rsidR="0064533C">
        <w:t xml:space="preserve"> position among the identified proteins, but remained statistically significantly different between cases and controls (OR=1.2</w:t>
      </w:r>
      <w:r w:rsidR="008B2B33">
        <w:t>7</w:t>
      </w:r>
      <w:r w:rsidR="0064533C">
        <w:t xml:space="preserve"> [95% CI 1.12 – 1.47]; p=5.58e-04).</w:t>
      </w:r>
      <w:r>
        <w:t xml:space="preserve"> QSOX1 catalyses disulphide bond formation in </w:t>
      </w:r>
      <w:proofErr w:type="gramStart"/>
      <w:r>
        <w:t>fibroblasts, and</w:t>
      </w:r>
      <w:proofErr w:type="gramEnd"/>
      <w:r>
        <w:t xml:space="preserve"> supports ECM assembly in fibroblast cultures. It has been described as a marker of acute heart failure</w:t>
      </w:r>
      <w:r w:rsidR="00256490">
        <w:t xml:space="preserve"> </w:t>
      </w:r>
      <w:r w:rsidR="00B81918">
        <w:fldChar w:fldCharType="begin"/>
      </w:r>
      <w:r w:rsidR="00575383">
        <w:instrText xml:space="preserve"> ADDIN EN.CITE &lt;EndNote&gt;&lt;Cite&gt;&lt;Author&gt;Mebazaa&lt;/Author&gt;&lt;Year&gt;2012&lt;/Year&gt;&lt;RecNum&gt;650&lt;/RecNum&gt;&lt;DisplayText&gt;&lt;style face="superscript"&gt;37&lt;/style&gt;&lt;/DisplayText&gt;&lt;record&gt;&lt;rec-number&gt;650&lt;/rec-number&gt;&lt;foreign-keys&gt;&lt;key app="EN" db-id="9pf0zxw04arrrped9f65zxsra5xdfs529e00" timestamp="1618930300"&gt;650&lt;/key&gt;&lt;/foreign-keys&gt;&lt;ref-type name="Journal Article"&gt;17&lt;/ref-type&gt;&lt;contributors&gt;&lt;authors&gt;&lt;author&gt;Mebazaa, Alexandre&lt;/author&gt;&lt;author&gt;Vanpoucke, Griet&lt;/author&gt;&lt;author&gt;Thomas, Gregoire&lt;/author&gt;&lt;author&gt;Verleysen, Katleen&lt;/author&gt;&lt;author&gt;Cohen-Solal, Alain&lt;/author&gt;&lt;author&gt;Vanderheyden, Marc&lt;/author&gt;&lt;author&gt;Bartunek, Jozef&lt;/author&gt;&lt;author&gt;Mueller, Christian&lt;/author&gt;&lt;author&gt;Launay, Jean-Marie&lt;/author&gt;&lt;author&gt;Van Landuyt, Natalie&lt;/author&gt;&lt;/authors&gt;&lt;/contributors&gt;&lt;titles&gt;&lt;title&gt;Unbiased plasma proteomics for novel diagnostic biomarkers in cardiovascular disease: identification of quiescin Q6 as a candidate biomarker of acutely decompensated heart failure&lt;/title&gt;&lt;secondary-title&gt;European heart journal&lt;/secondary-title&gt;&lt;/titles&gt;&lt;periodical&gt;&lt;full-title&gt;European heart journal&lt;/full-title&gt;&lt;/periodical&gt;&lt;pages&gt;2317-2324&lt;/pages&gt;&lt;volume&gt;33&lt;/volume&gt;&lt;number&gt;18&lt;/number&gt;&lt;dates&gt;&lt;year&gt;2012&lt;/year&gt;&lt;/dates&gt;&lt;isbn&gt;1522-9645&lt;/isbn&gt;&lt;urls&gt;&lt;/urls&gt;&lt;/record&gt;&lt;/Cite&gt;&lt;/EndNote&gt;</w:instrText>
      </w:r>
      <w:r w:rsidR="00B81918">
        <w:fldChar w:fldCharType="separate"/>
      </w:r>
      <w:r w:rsidR="00575383" w:rsidRPr="00575383">
        <w:rPr>
          <w:noProof/>
          <w:vertAlign w:val="superscript"/>
        </w:rPr>
        <w:t>37</w:t>
      </w:r>
      <w:r w:rsidR="00B81918">
        <w:fldChar w:fldCharType="end"/>
      </w:r>
      <w:r w:rsidR="00B81918">
        <w:t xml:space="preserve"> </w:t>
      </w:r>
      <w:r>
        <w:t>and is higher in patients admitted with MI who later go on to develop LV dysfunction</w:t>
      </w:r>
      <w:r w:rsidR="00256490">
        <w:t xml:space="preserve"> </w:t>
      </w:r>
      <w:r w:rsidR="00B81918">
        <w:fldChar w:fldCharType="begin"/>
      </w:r>
      <w:r w:rsidR="00575383">
        <w:instrText xml:space="preserve"> ADDIN EN.CITE &lt;EndNote&gt;&lt;Cite&gt;&lt;Author&gt;Vanhaverbeke&lt;/Author&gt;&lt;Year&gt;2019&lt;/Year&gt;&lt;RecNum&gt;651&lt;/RecNum&gt;&lt;DisplayText&gt;&lt;style face="superscript"&gt;38&lt;/style&gt;&lt;/DisplayText&gt;&lt;record&gt;&lt;rec-number&gt;651&lt;/rec-number&gt;&lt;foreign-keys&gt;&lt;key app="EN" db-id="9pf0zxw04arrrped9f65zxsra5xdfs529e00" timestamp="1618930351"&gt;651&lt;/key&gt;&lt;/foreign-keys&gt;&lt;ref-type name="Journal Article"&gt;17&lt;/ref-type&gt;&lt;contributors&gt;&lt;authors&gt;&lt;author&gt;Vanhaverbeke, Maarten&lt;/author&gt;&lt;author&gt;Vausort, Mélanie&lt;/author&gt;&lt;author&gt;Veltman, Denise&lt;/author&gt;&lt;author&gt;Zhang, Lu&lt;/author&gt;&lt;author&gt;Wu, Ming&lt;/author&gt;&lt;author&gt;Laenen, Griet&lt;/author&gt;&lt;author&gt;Gillijns, Hilde&lt;/author&gt;&lt;author&gt;Moreau, Yves&lt;/author&gt;&lt;author&gt;Bartunek, Jozef&lt;/author&gt;&lt;author&gt;Van De Werf, Frans&lt;/author&gt;&lt;/authors&gt;&lt;/contributors&gt;&lt;titles&gt;&lt;title&gt;Peripheral Blood RNA Levels of QSOX1 and PLBD1 are new independent predictors of left ventricular Dysfunction After acute myocardial infarction&lt;/title&gt;&lt;secondary-title&gt;Circulation: Genomic and Precision Medicine&lt;/secondary-title&gt;&lt;/titles&gt;&lt;periodical&gt;&lt;full-title&gt;Circulation: Genomic and Precision Medicine&lt;/full-title&gt;&lt;/periodical&gt;&lt;pages&gt;e002656&lt;/pages&gt;&lt;volume&gt;12&lt;/volume&gt;&lt;number&gt;12&lt;/number&gt;&lt;dates&gt;&lt;year&gt;2019&lt;/year&gt;&lt;/dates&gt;&lt;isbn&gt;2574-8300&lt;/isbn&gt;&lt;urls&gt;&lt;/urls&gt;&lt;/record&gt;&lt;/Cite&gt;&lt;/EndNote&gt;</w:instrText>
      </w:r>
      <w:r w:rsidR="00B81918">
        <w:fldChar w:fldCharType="separate"/>
      </w:r>
      <w:r w:rsidR="00575383" w:rsidRPr="00575383">
        <w:rPr>
          <w:noProof/>
          <w:vertAlign w:val="superscript"/>
        </w:rPr>
        <w:t>38</w:t>
      </w:r>
      <w:r w:rsidR="00B81918">
        <w:fldChar w:fldCharType="end"/>
      </w:r>
      <w:r>
        <w:t xml:space="preserve">, in which situation it is thought to originate from the infarct border zone. QSOX1 has not previously been implicated in </w:t>
      </w:r>
      <w:r w:rsidR="00D1419C">
        <w:t xml:space="preserve">rheumatic or other </w:t>
      </w:r>
      <w:r>
        <w:t>heart valve disease.</w:t>
      </w:r>
    </w:p>
    <w:p w14:paraId="08ECD9AD" w14:textId="77777777" w:rsidR="00A467C4" w:rsidRDefault="00A467C4" w:rsidP="004458F6">
      <w:pPr>
        <w:spacing w:line="480" w:lineRule="auto"/>
        <w:jc w:val="both"/>
      </w:pPr>
    </w:p>
    <w:p w14:paraId="2021A16C" w14:textId="4E4C69AF" w:rsidR="00CD5FEC" w:rsidRDefault="00CD5FEC" w:rsidP="004458F6">
      <w:pPr>
        <w:spacing w:line="480" w:lineRule="auto"/>
        <w:jc w:val="both"/>
      </w:pPr>
      <w:r>
        <w:t xml:space="preserve">Fibulin-1 is an extracellular matrix protein strongly expressed during development in the cardiac cushions, from which the heart valves develop, and in adult valve tissue </w:t>
      </w:r>
      <w:r w:rsidR="008F2E5D">
        <w:fldChar w:fldCharType="begin"/>
      </w:r>
      <w:r w:rsidR="00575383">
        <w:instrText xml:space="preserve"> ADDIN EN.CITE &lt;EndNote&gt;&lt;Cite&gt;&lt;Author&gt;Zhang&lt;/Author&gt;&lt;Year&gt;1995&lt;/Year&gt;&lt;RecNum&gt;652&lt;/RecNum&gt;&lt;DisplayText&gt;&lt;style face="superscript"&gt;39, 40&lt;/style&gt;&lt;/DisplayText&gt;&lt;record&gt;&lt;rec-number&gt;652&lt;/rec-number&gt;&lt;foreign-keys&gt;&lt;key app="EN" db-id="9pf0zxw04arrrped9f65zxsra5xdfs529e00" timestamp="1618930499"&gt;652&lt;/key&gt;&lt;/foreign-keys&gt;&lt;ref-type name="Journal Article"&gt;17&lt;/ref-type&gt;&lt;contributors&gt;&lt;authors&gt;&lt;author&gt;Zhang, Hong-Yan&lt;/author&gt;&lt;author&gt;Chu, Mon-Li&lt;/author&gt;&lt;author&gt;Pan, Te-Cheng&lt;/author&gt;&lt;author&gt;Sasaki, Takako&lt;/author&gt;&lt;author&gt;Timpl, Rupert&lt;/author&gt;&lt;author&gt;Ekblom, Peter&lt;/author&gt;&lt;/authors&gt;&lt;/contributors&gt;&lt;titles&gt;&lt;title&gt;Extracellular matrix protein fibulin-2 is expressed in the embryonic endocardial cushion tissue and is a prominent component of valves in adult heart&lt;/title&gt;&lt;secondary-title&gt;Developmental biology&lt;/secondary-title&gt;&lt;/titles&gt;&lt;periodical&gt;&lt;full-title&gt;Developmental biology&lt;/full-title&gt;&lt;/periodical&gt;&lt;pages&gt;18-26&lt;/pages&gt;&lt;volume&gt;167&lt;/volume&gt;&lt;number&gt;1&lt;/number&gt;&lt;dates&gt;&lt;year&gt;1995&lt;/year&gt;&lt;/dates&gt;&lt;isbn&gt;0012-1606&lt;/isbn&gt;&lt;urls&gt;&lt;/urls&gt;&lt;/record&gt;&lt;/Cite&gt;&lt;Cite&gt;&lt;Author&gt;Miosge&lt;/Author&gt;&lt;Year&gt;1998&lt;/Year&gt;&lt;RecNum&gt;653&lt;/RecNum&gt;&lt;record&gt;&lt;rec-number&gt;653&lt;/rec-number&gt;&lt;foreign-keys&gt;&lt;key app="EN" db-id="9pf0zxw04arrrped9f65zxsra5xdfs529e00" timestamp="1618930565"&gt;653&lt;/key&gt;&lt;/foreign-keys&gt;&lt;ref-type name="Journal Article"&gt;17&lt;/ref-type&gt;&lt;contributors&gt;&lt;authors&gt;&lt;author&gt;Miosge, N&lt;/author&gt;&lt;author&gt;Sasaki, T&lt;/author&gt;&lt;author&gt;Chu, M-L&lt;/author&gt;&lt;author&gt;Herken, R&lt;/author&gt;&lt;author&gt;Timpl, R&lt;/author&gt;&lt;/authors&gt;&lt;/contributors&gt;&lt;titles&gt;&lt;title&gt;Ultrastructural localization of microfibrillar fibulin-1 and fibulin-2 during heart development indicates a switch in molecular associations&lt;/title&gt;&lt;secondary-title&gt;Cellular and Molecular Life Sciences CMLS&lt;/secondary-title&gt;&lt;/titles&gt;&lt;periodical&gt;&lt;full-title&gt;Cellular and Molecular Life Sciences CMLS&lt;/full-title&gt;&lt;/periodical&gt;&lt;pages&gt;606-613&lt;/pages&gt;&lt;volume&gt;54&lt;/volume&gt;&lt;number&gt;6&lt;/number&gt;&lt;dates&gt;&lt;year&gt;1998&lt;/year&gt;&lt;/dates&gt;&lt;isbn&gt;1420-9071&lt;/isbn&gt;&lt;urls&gt;&lt;/urls&gt;&lt;/record&gt;&lt;/Cite&gt;&lt;/EndNote&gt;</w:instrText>
      </w:r>
      <w:r w:rsidR="008F2E5D">
        <w:fldChar w:fldCharType="separate"/>
      </w:r>
      <w:r w:rsidR="00575383" w:rsidRPr="00575383">
        <w:rPr>
          <w:noProof/>
          <w:vertAlign w:val="superscript"/>
        </w:rPr>
        <w:t>39, 40</w:t>
      </w:r>
      <w:r w:rsidR="008F2E5D">
        <w:fldChar w:fldCharType="end"/>
      </w:r>
      <w:r w:rsidR="00294B2B">
        <w:t xml:space="preserve">. Plasma fibulin-1 levels have been suggested to be an early plasma marker of aortic stenosis </w:t>
      </w:r>
      <w:r w:rsidR="008F2E5D">
        <w:fldChar w:fldCharType="begin"/>
      </w:r>
      <w:r w:rsidR="00575383">
        <w:instrText xml:space="preserve"> ADDIN EN.CITE &lt;EndNote&gt;&lt;Cite&gt;&lt;Author&gt;Kruger&lt;/Author&gt;&lt;Year&gt;2014&lt;/Year&gt;&lt;RecNum&gt;654&lt;/RecNum&gt;&lt;DisplayText&gt;&lt;style face="superscript"&gt;41&lt;/style&gt;&lt;/DisplayText&gt;&lt;record&gt;&lt;rec-number&gt;654&lt;/rec-number&gt;&lt;foreign-keys&gt;&lt;key app="EN" db-id="9pf0zxw04arrrped9f65zxsra5xdfs529e00" timestamp="1618930662"&gt;654&lt;/key&gt;&lt;/foreign-keys&gt;&lt;ref-type name="Journal Article"&gt;17&lt;/ref-type&gt;&lt;contributors&gt;&lt;authors&gt;&lt;author&gt;Kruger, Ruan&lt;/author&gt;&lt;author&gt;Rasmussen, Lars M&lt;/author&gt;&lt;author&gt;Argraves, William S&lt;/author&gt;&lt;author&gt;Eugen-Olsen, Jesper&lt;/author&gt;&lt;author&gt;Nielsen, Olav W&lt;/author&gt;&lt;author&gt;Blyme, Adam&lt;/author&gt;&lt;author&gt;Willenheimer, Ronnie&lt;/author&gt;&lt;author&gt;Wachtell, Kristian&lt;/author&gt;&lt;author&gt;Olsen, Michael H&lt;/author&gt;&lt;/authors&gt;&lt;/contributors&gt;&lt;titles&gt;&lt;title&gt;Extracellular matrix biomarker, fibulin-1, is closely related to NT-proBNP and soluble urokinase plasminogen activator receptor in patients with aortic valve stenosis (the SEAS study)&lt;/title&gt;&lt;secondary-title&gt;PloS one&lt;/secondary-title&gt;&lt;/titles&gt;&lt;periodical&gt;&lt;full-title&gt;PLoS One&lt;/full-title&gt;&lt;/periodical&gt;&lt;pages&gt;e101522&lt;/pages&gt;&lt;volume&gt;9&lt;/volume&gt;&lt;number&gt;7&lt;/number&gt;&lt;dates&gt;&lt;year&gt;2014&lt;/year&gt;&lt;/dates&gt;&lt;isbn&gt;1932-6203&lt;/isbn&gt;&lt;urls&gt;&lt;/urls&gt;&lt;/record&gt;&lt;/Cite&gt;&lt;/EndNote&gt;</w:instrText>
      </w:r>
      <w:r w:rsidR="008F2E5D">
        <w:fldChar w:fldCharType="separate"/>
      </w:r>
      <w:r w:rsidR="00575383" w:rsidRPr="00575383">
        <w:rPr>
          <w:noProof/>
          <w:vertAlign w:val="superscript"/>
        </w:rPr>
        <w:t>41</w:t>
      </w:r>
      <w:r w:rsidR="008F2E5D">
        <w:fldChar w:fldCharType="end"/>
      </w:r>
      <w:r w:rsidR="008F2E5D">
        <w:t>.</w:t>
      </w:r>
      <w:r w:rsidR="00D1419C">
        <w:t xml:space="preserve"> Levels </w:t>
      </w:r>
      <w:r w:rsidR="00294B2B">
        <w:t xml:space="preserve">have been </w:t>
      </w:r>
      <w:r w:rsidR="00D1419C">
        <w:t xml:space="preserve">positively </w:t>
      </w:r>
      <w:r w:rsidR="00294B2B">
        <w:t xml:space="preserve">associated with N-terminal pro-BNP, and left atrial size </w:t>
      </w:r>
      <w:r w:rsidR="00317B58">
        <w:fldChar w:fldCharType="begin"/>
      </w:r>
      <w:r w:rsidR="00575383">
        <w:instrText xml:space="preserve"> ADDIN EN.CITE &lt;EndNote&gt;&lt;Cite&gt;&lt;Author&gt;Dahl&lt;/Author&gt;&lt;Year&gt;2012&lt;/Year&gt;&lt;RecNum&gt;655&lt;/RecNum&gt;&lt;DisplayText&gt;&lt;style face="superscript"&gt;42&lt;/style&gt;&lt;/DisplayText&gt;&lt;record&gt;&lt;rec-number&gt;655&lt;/rec-number&gt;&lt;foreign-keys&gt;&lt;key app="EN" db-id="9pf0zxw04arrrped9f65zxsra5xdfs529e00" timestamp="1618931389"&gt;655&lt;/key&gt;&lt;/foreign-keys&gt;&lt;ref-type name="Journal Article"&gt;17&lt;/ref-type&gt;&lt;contributors&gt;&lt;authors&gt;&lt;author&gt;Dahl, Jordi S&lt;/author&gt;&lt;author&gt;Møller, Jacob E&lt;/author&gt;&lt;author&gt;Videbæk, Lars&lt;/author&gt;&lt;author&gt;Poulsen, Mikael K&lt;/author&gt;&lt;author&gt;Rudbæk, Torsten R&lt;/author&gt;&lt;author&gt;Pellikka, Patricia A&lt;/author&gt;&lt;author&gt;Scott Argraves, W&lt;/author&gt;&lt;author&gt;Rasmussen, Lars Melholt&lt;/author&gt;&lt;/authors&gt;&lt;/contributors&gt;&lt;titles&gt;&lt;title&gt;Plasma Fibulin‐1 Is Linked to Restrictive Filling of the Left Ventricle and to Mortality in Patients With Aortic Valve Stenosis&lt;/title&gt;&lt;secondary-title&gt;Journal of the American Heart Association&lt;/secondary-title&gt;&lt;/titles&gt;&lt;periodical&gt;&lt;full-title&gt;Journal of the American Heart Association&lt;/full-title&gt;&lt;/periodical&gt;&lt;pages&gt;e003889&lt;/pages&gt;&lt;volume&gt;1&lt;/volume&gt;&lt;number&gt;6&lt;/number&gt;&lt;dates&gt;&lt;year&gt;2012&lt;/year&gt;&lt;/dates&gt;&lt;isbn&gt;2047-9980&lt;/isbn&gt;&lt;urls&gt;&lt;/urls&gt;&lt;/record&gt;&lt;/Cite&gt;&lt;/EndNote&gt;</w:instrText>
      </w:r>
      <w:r w:rsidR="00317B58">
        <w:fldChar w:fldCharType="separate"/>
      </w:r>
      <w:r w:rsidR="00575383" w:rsidRPr="00575383">
        <w:rPr>
          <w:noProof/>
          <w:vertAlign w:val="superscript"/>
        </w:rPr>
        <w:t>42</w:t>
      </w:r>
      <w:r w:rsidR="00317B58">
        <w:fldChar w:fldCharType="end"/>
      </w:r>
      <w:r w:rsidR="00B06917">
        <w:t xml:space="preserve">, and </w:t>
      </w:r>
      <w:r w:rsidR="00D1419C">
        <w:t xml:space="preserve">fibulin is hypothesised to </w:t>
      </w:r>
      <w:r w:rsidR="00B06917">
        <w:t xml:space="preserve">play a key role in determining aortic stiffness </w:t>
      </w:r>
      <w:r w:rsidR="00317B58">
        <w:fldChar w:fldCharType="begin"/>
      </w:r>
      <w:r w:rsidR="00575383">
        <w:instrText xml:space="preserve"> ADDIN EN.CITE &lt;EndNote&gt;&lt;Cite&gt;&lt;Author&gt;Al Maskari&lt;/Author&gt;&lt;Year&gt;2018&lt;/Year&gt;&lt;RecNum&gt;656&lt;/RecNum&gt;&lt;DisplayText&gt;&lt;style face="superscript"&gt;43&lt;/style&gt;&lt;/DisplayText&gt;&lt;record&gt;&lt;rec-number&gt;656&lt;/rec-number&gt;&lt;foreign-keys&gt;&lt;key app="EN" db-id="9pf0zxw04arrrped9f65zxsra5xdfs529e00" timestamp="1618931443"&gt;656&lt;/key&gt;&lt;/foreign-keys&gt;&lt;ref-type name="Journal Article"&gt;17&lt;/ref-type&gt;&lt;contributors&gt;&lt;authors&gt;&lt;author&gt;Al Maskari, Raya&lt;/author&gt;&lt;author&gt;McEniery, Carmel M&lt;/author&gt;&lt;author&gt;Cleary, Sarah E&lt;/author&gt;&lt;author&gt;Li, Ye&lt;/author&gt;&lt;author&gt;Siew, Keith&lt;/author&gt;&lt;author&gt;Figg, Nichola L&lt;/author&gt;&lt;author&gt;Khir, Ashraf W&lt;/author&gt;&lt;author&gt;Cockcroft, John R&lt;/author&gt;&lt;author&gt;Wilkinson, Ian B&lt;/author&gt;&lt;author&gt;O’Shaughnessy, Kevin M&lt;/author&gt;&lt;/authors&gt;&lt;/contributors&gt;&lt;titles&gt;&lt;title&gt;The matrix proteins aggrecan and fibulin-1 play a key role in determining aortic stiffness&lt;/title&gt;&lt;secondary-title&gt;Scientific reports&lt;/secondary-title&gt;&lt;/titles&gt;&lt;periodical&gt;&lt;full-title&gt;Scientific reports&lt;/full-title&gt;&lt;/periodical&gt;&lt;pages&gt;1-16&lt;/pages&gt;&lt;volume&gt;8&lt;/volume&gt;&lt;number&gt;1&lt;/number&gt;&lt;dates&gt;&lt;year&gt;2018&lt;/year&gt;&lt;/dates&gt;&lt;isbn&gt;2045-2322&lt;/isbn&gt;&lt;urls&gt;&lt;/urls&gt;&lt;/record&gt;&lt;/Cite&gt;&lt;/EndNote&gt;</w:instrText>
      </w:r>
      <w:r w:rsidR="00317B58">
        <w:fldChar w:fldCharType="separate"/>
      </w:r>
      <w:r w:rsidR="00575383" w:rsidRPr="00575383">
        <w:rPr>
          <w:noProof/>
          <w:vertAlign w:val="superscript"/>
        </w:rPr>
        <w:t>43</w:t>
      </w:r>
      <w:r w:rsidR="00317B58">
        <w:fldChar w:fldCharType="end"/>
      </w:r>
      <w:r w:rsidR="00317B58">
        <w:t>.</w:t>
      </w:r>
      <w:r w:rsidR="00294B2B">
        <w:t xml:space="preserve"> Our data showing a </w:t>
      </w:r>
      <w:r w:rsidR="008037A5">
        <w:t xml:space="preserve">46% </w:t>
      </w:r>
      <w:r w:rsidR="00294B2B">
        <w:t>higher</w:t>
      </w:r>
      <w:r w:rsidR="00661887">
        <w:t xml:space="preserve"> mean value</w:t>
      </w:r>
      <w:r w:rsidR="00294B2B">
        <w:t xml:space="preserve"> plasma fibulin-1 in RHD cases compared to controls</w:t>
      </w:r>
      <w:r w:rsidR="00BC5845">
        <w:t>,</w:t>
      </w:r>
      <w:r w:rsidR="00294B2B">
        <w:t xml:space="preserve"> </w:t>
      </w:r>
      <w:r w:rsidR="00BC5845">
        <w:t xml:space="preserve">particularly when coupled with the pro-inflammatory signature constituted by other proteins, tends to support the notion of ongoing valve damage in late-stage RHD. However, this observation </w:t>
      </w:r>
      <w:r w:rsidR="00AF052F">
        <w:t>c</w:t>
      </w:r>
      <w:r w:rsidR="00294B2B">
        <w:t xml:space="preserve">ould </w:t>
      </w:r>
      <w:r w:rsidR="00BC5845">
        <w:t xml:space="preserve">also </w:t>
      </w:r>
      <w:r w:rsidR="00294B2B">
        <w:t>be consistent with left atrial size increase consequent upon mitral stenosis</w:t>
      </w:r>
      <w:r w:rsidR="00647737">
        <w:t xml:space="preserve"> or regurgitation</w:t>
      </w:r>
      <w:r w:rsidR="0015215F">
        <w:t xml:space="preserve"> among</w:t>
      </w:r>
      <w:r w:rsidR="00D1419C">
        <w:t xml:space="preserve"> a proportion of </w:t>
      </w:r>
      <w:r w:rsidR="0015215F">
        <w:t>the cases</w:t>
      </w:r>
      <w:r w:rsidR="00AF052F">
        <w:t>.</w:t>
      </w:r>
    </w:p>
    <w:p w14:paraId="01A98ADC" w14:textId="77777777" w:rsidR="00A467C4" w:rsidRDefault="00A467C4" w:rsidP="004458F6">
      <w:pPr>
        <w:spacing w:line="480" w:lineRule="auto"/>
        <w:jc w:val="both"/>
      </w:pPr>
    </w:p>
    <w:p w14:paraId="4088A267" w14:textId="398863FF" w:rsidR="00294B2B" w:rsidRDefault="00294B2B" w:rsidP="004458F6">
      <w:pPr>
        <w:spacing w:line="480" w:lineRule="auto"/>
        <w:jc w:val="both"/>
      </w:pPr>
      <w:r>
        <w:t>We found Ficolin-3 levels to be</w:t>
      </w:r>
      <w:r w:rsidR="00661887">
        <w:t xml:space="preserve"> about</w:t>
      </w:r>
      <w:r>
        <w:t xml:space="preserve"> </w:t>
      </w:r>
      <w:r w:rsidR="00BC5845">
        <w:t>4</w:t>
      </w:r>
      <w:r w:rsidR="008537FD">
        <w:t>3</w:t>
      </w:r>
      <w:r w:rsidR="00BC5845">
        <w:t xml:space="preserve">% </w:t>
      </w:r>
      <w:r>
        <w:t>lower in RHD cases than controls</w:t>
      </w:r>
      <w:r w:rsidR="00BC5845">
        <w:t xml:space="preserve">. </w:t>
      </w:r>
      <w:r w:rsidR="00B06917">
        <w:t xml:space="preserve">Ficolin-3 is one of three ficolin proteins that bind to microbial surface residues, and play key roles together with the </w:t>
      </w:r>
      <w:r w:rsidR="00B175EF" w:rsidRPr="00B175EF">
        <w:t>Mannose-binding lectin (</w:t>
      </w:r>
      <w:r w:rsidR="00B06917">
        <w:t>MBL</w:t>
      </w:r>
      <w:r w:rsidR="00B175EF">
        <w:t>)</w:t>
      </w:r>
      <w:r w:rsidR="00B06917">
        <w:t xml:space="preserve">-associated serine proteases 1 and 2 in the cleavage of </w:t>
      </w:r>
      <w:r w:rsidR="00B06917">
        <w:lastRenderedPageBreak/>
        <w:t xml:space="preserve">complement components 4 and 2 to form the C3 convertase C4b2a </w:t>
      </w:r>
      <w:r w:rsidR="00317B58">
        <w:fldChar w:fldCharType="begin"/>
      </w:r>
      <w:r w:rsidR="00575383">
        <w:instrText xml:space="preserve"> ADDIN EN.CITE &lt;EndNote&gt;&lt;Cite&gt;&lt;Author&gt;Beltrame&lt;/Author&gt;&lt;Year&gt;2015&lt;/Year&gt;&lt;RecNum&gt;657&lt;/RecNum&gt;&lt;DisplayText&gt;&lt;style face="superscript"&gt;44&lt;/style&gt;&lt;/DisplayText&gt;&lt;record&gt;&lt;rec-number&gt;657&lt;/rec-number&gt;&lt;foreign-keys&gt;&lt;key app="EN" db-id="9pf0zxw04arrrped9f65zxsra5xdfs529e00" timestamp="1618931529"&gt;657&lt;/key&gt;&lt;/foreign-keys&gt;&lt;ref-type name="Journal Article"&gt;17&lt;/ref-type&gt;&lt;contributors&gt;&lt;authors&gt;&lt;author&gt;Beltrame, Marcia Holsbach&lt;/author&gt;&lt;author&gt;Catarino, Sandra Jeremias&lt;/author&gt;&lt;author&gt;Goeldner, Isabela&lt;/author&gt;&lt;author&gt;Boldt, Angelica Beate Winter&lt;/author&gt;&lt;author&gt;de Messias-Reason, Iara José&lt;/author&gt;&lt;/authors&gt;&lt;/contributors&gt;&lt;titles&gt;&lt;title&gt;The lectin pathway of complement and rheumatic heart disease&lt;/title&gt;&lt;secondary-title&gt;Frontiers in pediatrics&lt;/secondary-title&gt;&lt;/titles&gt;&lt;periodical&gt;&lt;full-title&gt;Frontiers in pediatrics&lt;/full-title&gt;&lt;/periodical&gt;&lt;pages&gt;148&lt;/pages&gt;&lt;volume&gt;2&lt;/volume&gt;&lt;dates&gt;&lt;year&gt;2015&lt;/year&gt;&lt;/dates&gt;&lt;isbn&gt;2296-2360&lt;/isbn&gt;&lt;urls&gt;&lt;/urls&gt;&lt;/record&gt;&lt;/Cite&gt;&lt;/EndNote&gt;</w:instrText>
      </w:r>
      <w:r w:rsidR="00317B58">
        <w:fldChar w:fldCharType="separate"/>
      </w:r>
      <w:r w:rsidR="00575383" w:rsidRPr="00575383">
        <w:rPr>
          <w:noProof/>
          <w:vertAlign w:val="superscript"/>
        </w:rPr>
        <w:t>44</w:t>
      </w:r>
      <w:r w:rsidR="00317B58">
        <w:fldChar w:fldCharType="end"/>
      </w:r>
      <w:r w:rsidR="00B06917">
        <w:t xml:space="preserve">. The lectin pathway, of which Ficolin-3 </w:t>
      </w:r>
      <w:r w:rsidR="00E3145D">
        <w:t xml:space="preserve">is the most abundant plasma component, </w:t>
      </w:r>
      <w:r w:rsidR="00B06917">
        <w:t xml:space="preserve">has been implicated in RHD by multiple </w:t>
      </w:r>
      <w:r w:rsidR="00E3145D">
        <w:t xml:space="preserve">previous </w:t>
      </w:r>
      <w:r w:rsidR="00B06917">
        <w:t>studies</w:t>
      </w:r>
      <w:r w:rsidR="00E3145D">
        <w:t>; Ficolin 3 itself binds to the highly conserved N-acetyl-beta-D</w:t>
      </w:r>
      <w:r w:rsidR="00E50DC6">
        <w:t>-</w:t>
      </w:r>
      <w:r w:rsidR="00E3145D">
        <w:t>glucosamine (</w:t>
      </w:r>
      <w:proofErr w:type="spellStart"/>
      <w:r w:rsidR="00E3145D">
        <w:t>GlcNAc</w:t>
      </w:r>
      <w:proofErr w:type="spellEnd"/>
      <w:r w:rsidR="00E3145D">
        <w:t>) antigen</w:t>
      </w:r>
      <w:r w:rsidR="002C3E07">
        <w:t xml:space="preserve">, </w:t>
      </w:r>
      <w:r w:rsidR="0015215F">
        <w:t>t</w:t>
      </w:r>
      <w:r w:rsidR="002C3E07">
        <w:t>he main carbohydrate antigen of the Group A Streptococcus cell wall</w:t>
      </w:r>
      <w:r w:rsidR="00B06917">
        <w:t>. Recently, a focused ELISA based study of serum Ficolin-3 concentrations showed a 30% lower serum ficolin-3 among 179 patients with a history of rheumatic fever compared to 170 healthy controls, a result str</w:t>
      </w:r>
      <w:r w:rsidR="00E3145D">
        <w:t xml:space="preserve">ongly </w:t>
      </w:r>
      <w:r w:rsidR="00B06917">
        <w:t xml:space="preserve">in concordance with our large-hypothesis experiment </w:t>
      </w:r>
      <w:r w:rsidR="00317B58">
        <w:fldChar w:fldCharType="begin"/>
      </w:r>
      <w:r w:rsidR="00575383">
        <w:instrText xml:space="preserve"> ADDIN EN.CITE &lt;EndNote&gt;&lt;Cite&gt;&lt;Author&gt;Catarino&lt;/Author&gt;&lt;Year&gt;2021&lt;/Year&gt;&lt;RecNum&gt;641&lt;/RecNum&gt;&lt;DisplayText&gt;&lt;style face="superscript"&gt;28&lt;/style&gt;&lt;/DisplayText&gt;&lt;record&gt;&lt;rec-number&gt;641&lt;/rec-number&gt;&lt;foreign-keys&gt;&lt;key app="EN" db-id="9pf0zxw04arrrped9f65zxsra5xdfs529e00" timestamp="1618929466"&gt;641&lt;/key&gt;&lt;/foreign-keys&gt;&lt;ref-type name="Journal Article"&gt;17&lt;/ref-type&gt;&lt;contributors&gt;&lt;authors&gt;&lt;author&gt;Catarino, Sandra Jeremias&lt;/author&gt;&lt;author&gt;Andrade, Fabiana Antunes&lt;/author&gt;&lt;author&gt;Bavia, Lorena&lt;/author&gt;&lt;author&gt;Guilherme, Luiza&lt;/author&gt;&lt;author&gt;Messias-Reason, Iara Jose&lt;/author&gt;&lt;/authors&gt;&lt;/contributors&gt;&lt;titles&gt;&lt;title&gt;Ficolin-3 in rheumatic fever and rheumatic heart disease&lt;/title&gt;&lt;secondary-title&gt;Immunology Letters&lt;/secondary-title&gt;&lt;/titles&gt;&lt;periodical&gt;&lt;full-title&gt;Immunology Letters&lt;/full-title&gt;&lt;/periodical&gt;&lt;pages&gt;27-31&lt;/pages&gt;&lt;volume&gt;229&lt;/volume&gt;&lt;dates&gt;&lt;year&gt;2021&lt;/year&gt;&lt;/dates&gt;&lt;isbn&gt;0165-2478&lt;/isbn&gt;&lt;urls&gt;&lt;/urls&gt;&lt;/record&gt;&lt;/Cite&gt;&lt;/EndNote&gt;</w:instrText>
      </w:r>
      <w:r w:rsidR="00317B58">
        <w:fldChar w:fldCharType="separate"/>
      </w:r>
      <w:r w:rsidR="00575383" w:rsidRPr="00575383">
        <w:rPr>
          <w:noProof/>
          <w:vertAlign w:val="superscript"/>
        </w:rPr>
        <w:t>28</w:t>
      </w:r>
      <w:r w:rsidR="00317B58">
        <w:fldChar w:fldCharType="end"/>
      </w:r>
      <w:r w:rsidR="00317B58">
        <w:t>;</w:t>
      </w:r>
      <w:r w:rsidR="002C3E07">
        <w:t xml:space="preserve"> although</w:t>
      </w:r>
      <w:r w:rsidR="00E3145D">
        <w:t xml:space="preserve"> a smaller </w:t>
      </w:r>
      <w:r w:rsidR="002C3E07">
        <w:t xml:space="preserve">recent </w:t>
      </w:r>
      <w:r w:rsidR="00E3145D">
        <w:t>study of Egyptian adolescents did not confirm this result</w:t>
      </w:r>
      <w:r w:rsidR="00317B58">
        <w:t xml:space="preserve"> </w:t>
      </w:r>
      <w:r w:rsidR="00317B58">
        <w:fldChar w:fldCharType="begin"/>
      </w:r>
      <w:r w:rsidR="00575383">
        <w:instrText xml:space="preserve"> ADDIN EN.CITE &lt;EndNote&gt;&lt;Cite&gt;&lt;Author&gt;Gomaa&lt;/Author&gt;&lt;Year&gt;2021&lt;/Year&gt;&lt;RecNum&gt;658&lt;/RecNum&gt;&lt;DisplayText&gt;&lt;style face="superscript"&gt;45&lt;/style&gt;&lt;/DisplayText&gt;&lt;record&gt;&lt;rec-number&gt;658&lt;/rec-number&gt;&lt;foreign-keys&gt;&lt;key app="EN" db-id="9pf0zxw04arrrped9f65zxsra5xdfs529e00" timestamp="1618931624"&gt;658&lt;/key&gt;&lt;/foreign-keys&gt;&lt;ref-type name="Journal Article"&gt;17&lt;/ref-type&gt;&lt;contributors&gt;&lt;authors&gt;&lt;author&gt;Gomaa, Maher H&lt;/author&gt;&lt;author&gt;Khidr, Emad Gamil&lt;/author&gt;&lt;author&gt;Elshafei, Ahmed&lt;/author&gt;&lt;author&gt;Hamza, Hala S&lt;/author&gt;&lt;author&gt;Fattouh, Aya M&lt;/author&gt;&lt;author&gt;El-Husseiny, Ahmed A&lt;/author&gt;&lt;author&gt;Aglan, Ahmed&lt;/author&gt;&lt;author&gt;Eldeib, Mahmoud Gomaa&lt;/author&gt;&lt;/authors&gt;&lt;/contributors&gt;&lt;titles&gt;&lt;title&gt;The clinical value of ficolin-3 gene polymorphism in rheumatic heart disease. An Egyptian adolescents study&lt;/title&gt;&lt;secondary-title&gt;BMC research notes&lt;/secondary-title&gt;&lt;/titles&gt;&lt;periodical&gt;&lt;full-title&gt;BMC research notes&lt;/full-title&gt;&lt;/periodical&gt;&lt;pages&gt;1-6&lt;/pages&gt;&lt;volume&gt;14&lt;/volume&gt;&lt;number&gt;1&lt;/number&gt;&lt;dates&gt;&lt;year&gt;2021&lt;/year&gt;&lt;/dates&gt;&lt;isbn&gt;1756-0500&lt;/isbn&gt;&lt;urls&gt;&lt;/urls&gt;&lt;/record&gt;&lt;/Cite&gt;&lt;/EndNote&gt;</w:instrText>
      </w:r>
      <w:r w:rsidR="00317B58">
        <w:fldChar w:fldCharType="separate"/>
      </w:r>
      <w:r w:rsidR="00575383" w:rsidRPr="00575383">
        <w:rPr>
          <w:noProof/>
          <w:vertAlign w:val="superscript"/>
        </w:rPr>
        <w:t>45</w:t>
      </w:r>
      <w:r w:rsidR="00317B58">
        <w:fldChar w:fldCharType="end"/>
      </w:r>
      <w:r w:rsidR="00E3145D">
        <w:t>. It is possible that either consumption of Ficolin-3 by an ongoing inflammatory process, or a genetic predisposition to lower Ficolin-3 levels resulting in a greater propensity for streptococcal sore throat to progress to acute rheumatic fever among cases, may explain the association we</w:t>
      </w:r>
      <w:r w:rsidR="00BC5845">
        <w:t xml:space="preserve"> and </w:t>
      </w:r>
      <w:proofErr w:type="gramStart"/>
      <w:r w:rsidR="00BC5845">
        <w:t xml:space="preserve">others </w:t>
      </w:r>
      <w:r w:rsidR="00E3145D">
        <w:t xml:space="preserve"> have</w:t>
      </w:r>
      <w:proofErr w:type="gramEnd"/>
      <w:r w:rsidR="00E3145D">
        <w:t xml:space="preserve"> shown between severe RHD and lower plasma Ficolin-3. Further research will be required to distinguish these</w:t>
      </w:r>
      <w:r w:rsidR="00A43D90">
        <w:t xml:space="preserve"> possibilities</w:t>
      </w:r>
      <w:r w:rsidR="00E3145D">
        <w:t xml:space="preserve">. </w:t>
      </w:r>
    </w:p>
    <w:p w14:paraId="315B0CF3" w14:textId="77777777" w:rsidR="00467E78" w:rsidRDefault="00467E78" w:rsidP="004458F6">
      <w:pPr>
        <w:spacing w:line="480" w:lineRule="auto"/>
        <w:jc w:val="both"/>
      </w:pPr>
    </w:p>
    <w:p w14:paraId="40CB3913" w14:textId="1A44BBF2" w:rsidR="00707D66" w:rsidRDefault="0015215F" w:rsidP="004458F6">
      <w:pPr>
        <w:spacing w:line="480" w:lineRule="auto"/>
        <w:jc w:val="both"/>
      </w:pPr>
      <w:r>
        <w:t xml:space="preserve">Taken together, our results strongly suggest an </w:t>
      </w:r>
      <w:r w:rsidRPr="00612759">
        <w:t>ongoing inflammatory process</w:t>
      </w:r>
      <w:r>
        <w:t xml:space="preserve"> </w:t>
      </w:r>
      <w:r w:rsidR="002962E5">
        <w:t xml:space="preserve">involving damage to the cardiac valves </w:t>
      </w:r>
      <w:r>
        <w:t>among these cases of severe RHD</w:t>
      </w:r>
      <w:r w:rsidR="002962E5">
        <w:t>, which to date has remained an unresolved question</w:t>
      </w:r>
      <w:r>
        <w:t xml:space="preserve">. </w:t>
      </w:r>
      <w:r w:rsidR="002962E5">
        <w:t>Of note, o</w:t>
      </w:r>
      <w:r>
        <w:t>ver 50% of the case population were treated with secondary penicillin prophylaxis, and we observed no difference in proteomic profile among those cases who were, and who were not, taking penicillin prophylaxis</w:t>
      </w:r>
      <w:r w:rsidR="002962E5">
        <w:t>. This suggests</w:t>
      </w:r>
      <w:r>
        <w:t xml:space="preserve"> that recent undiagnosed episodes of rheumatic fever would be an unlikely explanation for </w:t>
      </w:r>
      <w:r w:rsidR="002962E5">
        <w:t xml:space="preserve">our </w:t>
      </w:r>
      <w:r>
        <w:t>observation</w:t>
      </w:r>
      <w:r w:rsidR="002962E5">
        <w:t>s</w:t>
      </w:r>
      <w:r>
        <w:t xml:space="preserve">. </w:t>
      </w:r>
      <w:proofErr w:type="gramStart"/>
      <w:r w:rsidR="00CE59E6">
        <w:t>This  is</w:t>
      </w:r>
      <w:proofErr w:type="gramEnd"/>
      <w:r w:rsidR="00CE59E6">
        <w:t xml:space="preserve"> important in light of alternative plausible hypotheses for the drivers of progressive valve severity that are emerging . For example there is </w:t>
      </w:r>
      <w:r w:rsidR="00E656AC">
        <w:t xml:space="preserve">previous </w:t>
      </w:r>
      <w:r w:rsidR="00CE59E6">
        <w:t xml:space="preserve">work </w:t>
      </w:r>
      <w:r w:rsidR="00467E78">
        <w:t>show</w:t>
      </w:r>
      <w:r w:rsidR="003C4EB9">
        <w:t>ing</w:t>
      </w:r>
      <w:r w:rsidR="00467E78">
        <w:t xml:space="preserve"> that myocarditis remained in its active phase in patients with ARF, months after the disease ventured into the quiescent phase</w:t>
      </w:r>
      <w:r w:rsidR="00A467C4">
        <w:t xml:space="preserve"> </w:t>
      </w:r>
      <w:r w:rsidR="00A467C4">
        <w:fldChar w:fldCharType="begin"/>
      </w:r>
      <w:r w:rsidR="00575383">
        <w:instrText xml:space="preserve"> ADDIN EN.CITE &lt;EndNote&gt;&lt;Cite&gt;&lt;Author&gt;Narula&lt;/Author&gt;&lt;Year&gt;1989&lt;/Year&gt;&lt;RecNum&gt;4206&lt;/RecNum&gt;&lt;DisplayText&gt;&lt;style face="superscript"&gt;46&lt;/style&gt;&lt;/DisplayText&gt;&lt;record&gt;&lt;rec-number&gt;4206&lt;/rec-number&gt;&lt;foreign-keys&gt;&lt;key app="EN" db-id="pezvxtfze90vxie50eex9ssqtaed2s9rfpsz" timestamp="1618845209"&gt;4206&lt;/key&gt;&lt;/foreign-keys&gt;&lt;ref-type name="Journal Article"&gt;17&lt;/ref-type&gt;&lt;contributors&gt;&lt;authors&gt;&lt;author&gt;Narula, J. &lt;/author&gt;&lt;author&gt;Chopra, P. &lt;/author&gt;&lt;author&gt;Reddy, K.S. &lt;/author&gt;&lt;/authors&gt;&lt;/contributors&gt;&lt;auth-address&gt;Department of Medical Parasitology, Faculty of Medicine, Cairo University, Giza, Egypt. msabdeltawab@kasralainy.edu.eg.&amp;#xD;Department of Medical Parasitology, Faculty of Medicine, Cairo University, Giza, Egypt.&amp;#xD;Department of Pharmacology and Toxicology, Faculty of Pharmacy, Cairo University, Giza, Egypt.&amp;#xD;Department of Pathology, National Research Centre, Giza, Egypt.&amp;#xD;Department of Molecular Biology, Genetic Engineering and Biotechnology Division, National Research Centre, Giza, Egypt.&amp;#xD;Department of Medical Parasitology, Armed Forces College of Medicine, Cairo, Egypt.&lt;/auth-address&gt;&lt;titles&gt;&lt;title&gt;Endomyocardial biopsies in acute rheumatic fever. Proceedings of the Third World Congress on Pediatric Cardiology, Bangkok, Thailand, November 1989. Abstract no F226&lt;/title&gt;&lt;/titles&gt;&lt;dates&gt;&lt;year&gt;1989&lt;/year&gt;&lt;/dates&gt;&lt;urls&gt;&lt;related-urls&gt;&lt;url&gt;https://www.ncbi.nlm.nih.gov/pubmed/31786697&lt;/url&gt;&lt;/related-urls&gt;&lt;/urls&gt;&lt;/record&gt;&lt;/Cite&gt;&lt;/EndNote&gt;</w:instrText>
      </w:r>
      <w:r w:rsidR="00A467C4">
        <w:fldChar w:fldCharType="separate"/>
      </w:r>
      <w:r w:rsidR="00575383" w:rsidRPr="00575383">
        <w:rPr>
          <w:noProof/>
          <w:vertAlign w:val="superscript"/>
        </w:rPr>
        <w:t>46</w:t>
      </w:r>
      <w:r w:rsidR="00A467C4">
        <w:fldChar w:fldCharType="end"/>
      </w:r>
      <w:r w:rsidR="00CE59E6">
        <w:t xml:space="preserve"> suggesting </w:t>
      </w:r>
      <w:r w:rsidR="003C4EB9" w:rsidRPr="003852BB">
        <w:t xml:space="preserve">that continuous valve damage may occur in a similar </w:t>
      </w:r>
      <w:r w:rsidR="00B97EC8">
        <w:t>fashion</w:t>
      </w:r>
      <w:r w:rsidR="00B97EC8" w:rsidRPr="003852BB">
        <w:t xml:space="preserve"> </w:t>
      </w:r>
      <w:r w:rsidR="003C4EB9" w:rsidRPr="003852BB">
        <w:t xml:space="preserve">in chronic RHD patients, with evidence of a continuum of inflammation due to </w:t>
      </w:r>
      <w:r w:rsidR="003C4EB9" w:rsidRPr="003852BB">
        <w:lastRenderedPageBreak/>
        <w:t xml:space="preserve">the presence of high levels of CRP </w:t>
      </w:r>
      <w:r w:rsidR="003C4EB9" w:rsidRPr="003852BB">
        <w:fldChar w:fldCharType="begin">
          <w:fldData xml:space="preserve">PEVuZE5vdGU+PENpdGU+PEF1dGhvcj5Hb2xiYXNpPC9BdXRob3I+PFllYXI+MjAwMjwvWWVhcj48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</w:fldData>
        </w:fldChar>
      </w:r>
      <w:r w:rsidR="00575383">
        <w:instrText xml:space="preserve"> ADDIN EN.CITE </w:instrText>
      </w:r>
      <w:r w:rsidR="00575383">
        <w:fldChar w:fldCharType="begin">
          <w:fldData xml:space="preserve">PEVuZE5vdGU+PENpdGU+PEF1dGhvcj5Hb2xiYXNpPC9BdXRob3I+PFllYXI+MjAwMjwvWWVhcj48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</w:fldData>
        </w:fldChar>
      </w:r>
      <w:r w:rsidR="00575383">
        <w:instrText xml:space="preserve"> ADDIN EN.CITE.DATA </w:instrText>
      </w:r>
      <w:r w:rsidR="00575383">
        <w:fldChar w:fldCharType="end"/>
      </w:r>
      <w:r w:rsidR="003C4EB9" w:rsidRPr="003852BB">
        <w:fldChar w:fldCharType="separate"/>
      </w:r>
      <w:r w:rsidR="00575383" w:rsidRPr="00575383">
        <w:rPr>
          <w:noProof/>
          <w:vertAlign w:val="superscript"/>
        </w:rPr>
        <w:t>47</w:t>
      </w:r>
      <w:r w:rsidR="003C4EB9" w:rsidRPr="003852BB">
        <w:fldChar w:fldCharType="end"/>
      </w:r>
      <w:r w:rsidR="003C4EB9" w:rsidRPr="003852BB">
        <w:t>.</w:t>
      </w:r>
      <w:r w:rsidR="003C4EB9">
        <w:t xml:space="preserve">  </w:t>
      </w:r>
      <w:r w:rsidR="00CE59E6">
        <w:t>Elsewhere Karthikeyan and colleagues have suggested that a major driver of persistent inflammation and progression of valve disease may be related to the hemodynamic burden and turbulence created by transvalvular pressure gradients across damaged valves.</w:t>
      </w:r>
      <w:r w:rsidR="00CE59E6">
        <w:fldChar w:fldCharType="begin"/>
      </w:r>
      <w:r w:rsidR="00575383">
        <w:instrText xml:space="preserve"> ADDIN EN.CITE &lt;EndNote&gt;&lt;Cite&gt;&lt;Author&gt;Karthikeyan&lt;/Author&gt;&lt;Year&gt;2020&lt;/Year&gt;&lt;RecNum&gt;52&lt;/RecNum&gt;&lt;DisplayText&gt;&lt;style face="superscript"&gt;48&lt;/style&gt;&lt;/DisplayText&gt;&lt;record&gt;&lt;rec-number&gt;52&lt;/rec-number&gt;&lt;foreign-keys&gt;&lt;key app="EN" db-id="edzdefvr0taxr3efzw6xswac0vvp5av0dvz9" timestamp="1622301008"&gt;52&lt;/key&gt;&lt;/foreign-keys&gt;&lt;ref-type name="Journal Article"&gt;17&lt;/ref-type&gt;&lt;contributors&gt;&lt;authors&gt;&lt;author&gt;Karthikeyan, G.&lt;/author&gt;&lt;author&gt;Fung, E.&lt;/author&gt;&lt;author&gt;Foo, R. S.&lt;/author&gt;&lt;/authors&gt;&lt;/contributors&gt;&lt;auth-address&gt;Department of Cardiology, All India Institute of Medical Sciences, New Delhi, India (G.K.).&amp;#xD;Gerald Choa Cardiac Research Centre, Department of Medicine and Therapeutics, Faculty of Medicine, The Chinese University of Hong Kong (E.F.).&amp;#xD;Cardiovascular Research Institute, National University of Singapore, and Genome Institute of Singapore (R.S.-Y.F.).&lt;/auth-address&gt;&lt;titles&gt;&lt;title&gt;Alternative Hypothesis to Explain Disease Progression in Rheumatic Heart Disease&lt;/title&gt;&lt;secondary-title&gt;Circulation&lt;/secondary-title&gt;&lt;/titles&gt;&lt;periodical&gt;&lt;full-title&gt;Circulation&lt;/full-title&gt;&lt;/periodical&gt;&lt;pages&gt;2091-2094&lt;/pages&gt;&lt;volume&gt;142&lt;/volume&gt;&lt;number&gt;22&lt;/number&gt;&lt;edition&gt;2020/12/01&lt;/edition&gt;&lt;keywords&gt;&lt;keyword&gt;disease progression&lt;/keyword&gt;&lt;keyword&gt;rheumatic heart disease&lt;/keyword&gt;&lt;/keywords&gt;&lt;dates&gt;&lt;year&gt;2020&lt;/year&gt;&lt;pub-dates&gt;&lt;date&gt;Dec&lt;/date&gt;&lt;/pub-dates&gt;&lt;/dates&gt;&lt;isbn&gt;1524-4539 (Electronic)&amp;#xD;0009-7322 (Linking)&lt;/isbn&gt;&lt;accession-num&gt;33253001&lt;/accession-num&gt;&lt;urls&gt;&lt;related-urls&gt;&lt;url&gt;https://www.ncbi.nlm.nih.gov/pubmed/33253001&lt;/url&gt;&lt;/related-urls&gt;&lt;/urls&gt;&lt;electronic-resource-num&gt;10.1161/CIRCULATIONAHA.120.050955&lt;/electronic-resource-num&gt;&lt;/record&gt;&lt;/Cite&gt;&lt;/EndNote&gt;</w:instrText>
      </w:r>
      <w:r w:rsidR="00CE59E6">
        <w:fldChar w:fldCharType="separate"/>
      </w:r>
      <w:r w:rsidR="00575383" w:rsidRPr="00575383">
        <w:rPr>
          <w:noProof/>
          <w:vertAlign w:val="superscript"/>
        </w:rPr>
        <w:t>48</w:t>
      </w:r>
      <w:r w:rsidR="00CE59E6">
        <w:fldChar w:fldCharType="end"/>
      </w:r>
      <w:r w:rsidR="00CE59E6">
        <w:t xml:space="preserve">  </w:t>
      </w:r>
      <w:r w:rsidR="00243F30">
        <w:t>Of interest</w:t>
      </w:r>
      <w:r w:rsidR="00791CA2">
        <w:t xml:space="preserve">, </w:t>
      </w:r>
      <w:proofErr w:type="spellStart"/>
      <w:r w:rsidR="002962E5">
        <w:t>Rifaie</w:t>
      </w:r>
      <w:proofErr w:type="spellEnd"/>
      <w:r w:rsidR="002962E5">
        <w:t xml:space="preserve"> et al reported that h</w:t>
      </w:r>
      <w:r w:rsidR="002962E5" w:rsidRPr="00427E97">
        <w:t>igh concentration</w:t>
      </w:r>
      <w:r w:rsidR="00B97EC8">
        <w:t>s</w:t>
      </w:r>
      <w:r w:rsidR="002962E5" w:rsidRPr="00427E97">
        <w:t xml:space="preserve"> of inflammatory markers</w:t>
      </w:r>
      <w:r w:rsidR="002962E5">
        <w:t xml:space="preserve"> </w:t>
      </w:r>
      <w:r w:rsidR="002962E5" w:rsidRPr="00427E97">
        <w:t>present in the sera of patients with chronic rheumatic valvular heart disease</w:t>
      </w:r>
      <w:r w:rsidR="002962E5">
        <w:t xml:space="preserve"> subsequently disappeared </w:t>
      </w:r>
      <w:r w:rsidR="002962E5" w:rsidRPr="00427E97">
        <w:t xml:space="preserve">after </w:t>
      </w:r>
      <w:r w:rsidR="002962E5">
        <w:t xml:space="preserve">administration of </w:t>
      </w:r>
      <w:r w:rsidR="002962E5" w:rsidRPr="00427E97">
        <w:t>anti-inflammatory drugs</w:t>
      </w:r>
      <w:r w:rsidR="002962E5">
        <w:fldChar w:fldCharType="begin">
          <w:fldData xml:space="preserve">PEVuZE5vdGU+PENpdGU+PEF1dGhvcj5SaWZhaWU8L0F1dGhvcj48WWVhcj4yMDIwPC9ZZWFyPjxS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</w:fldData>
        </w:fldChar>
      </w:r>
      <w:r w:rsidR="00575383">
        <w:instrText xml:space="preserve"> ADDIN EN.CITE </w:instrText>
      </w:r>
      <w:r w:rsidR="00575383">
        <w:fldChar w:fldCharType="begin">
          <w:fldData xml:space="preserve">PEVuZE5vdGU+PENpdGU+PEF1dGhvcj5SaWZhaWU8L0F1dGhvcj48WWVhcj4yMDIwPC9ZZWFyPjxS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</w:fldData>
        </w:fldChar>
      </w:r>
      <w:r w:rsidR="00575383">
        <w:instrText xml:space="preserve"> ADDIN EN.CITE.DATA </w:instrText>
      </w:r>
      <w:r w:rsidR="00575383">
        <w:fldChar w:fldCharType="end"/>
      </w:r>
      <w:r w:rsidR="002962E5">
        <w:fldChar w:fldCharType="separate"/>
      </w:r>
      <w:r w:rsidR="00575383" w:rsidRPr="00575383">
        <w:rPr>
          <w:noProof/>
          <w:vertAlign w:val="superscript"/>
        </w:rPr>
        <w:t>49</w:t>
      </w:r>
      <w:r w:rsidR="002962E5">
        <w:fldChar w:fldCharType="end"/>
      </w:r>
      <w:r w:rsidR="002962E5">
        <w:t xml:space="preserve">. </w:t>
      </w:r>
      <w:r w:rsidR="00791CA2">
        <w:t xml:space="preserve">Clinical observation tends to support the notion of ongoing valve damage distant from ARF episodes </w:t>
      </w:r>
      <w:r w:rsidR="00660268">
        <w:t>–</w:t>
      </w:r>
      <w:r w:rsidR="00791CA2">
        <w:t xml:space="preserve"> </w:t>
      </w:r>
      <w:r w:rsidR="00660268">
        <w:t xml:space="preserve">for example, </w:t>
      </w:r>
      <w:r w:rsidR="00791CA2">
        <w:rPr>
          <w:lang w:val="en-GB"/>
        </w:rPr>
        <w:t>while</w:t>
      </w:r>
      <w:r w:rsidR="00157EF4">
        <w:rPr>
          <w:lang w:val="en-GB"/>
        </w:rPr>
        <w:t xml:space="preserve"> pure mitral regurgitation dominates</w:t>
      </w:r>
      <w:r w:rsidR="00791CA2">
        <w:rPr>
          <w:lang w:val="en-GB"/>
        </w:rPr>
        <w:t xml:space="preserve"> in the young</w:t>
      </w:r>
      <w:r w:rsidR="00157EF4">
        <w:rPr>
          <w:lang w:val="en-GB"/>
        </w:rPr>
        <w:t>, mixed valvular</w:t>
      </w:r>
      <w:r w:rsidR="00467E78">
        <w:rPr>
          <w:lang w:val="en-GB"/>
        </w:rPr>
        <w:t xml:space="preserve"> </w:t>
      </w:r>
      <w:r w:rsidR="00157EF4">
        <w:rPr>
          <w:lang w:val="en-GB"/>
        </w:rPr>
        <w:t>pathology is the most common finding in chronic RHD</w:t>
      </w:r>
      <w:r w:rsidR="00660268">
        <w:rPr>
          <w:lang w:val="en-GB"/>
        </w:rPr>
        <w:t>, indicating progression</w:t>
      </w:r>
      <w:r w:rsidR="00317B58">
        <w:rPr>
          <w:lang w:val="en-GB"/>
        </w:rPr>
        <w:fldChar w:fldCharType="begin"/>
      </w:r>
      <w:r w:rsidR="00575383">
        <w:rPr>
          <w:lang w:val="en-GB"/>
        </w:rPr>
        <w:instrText xml:space="preserve"> ADDIN EN.CITE &lt;EndNote&gt;&lt;Cite&gt;&lt;Author&gt;Zühlke&lt;/Author&gt;&lt;Year&gt;2015&lt;/Year&gt;&lt;RecNum&gt;660&lt;/RecNum&gt;&lt;DisplayText&gt;&lt;style face="superscript"&gt;50&lt;/style&gt;&lt;/DisplayText&gt;&lt;record&gt;&lt;rec-number&gt;660&lt;/rec-number&gt;&lt;foreign-keys&gt;&lt;key app="EN" db-id="9pf0zxw04arrrped9f65zxsra5xdfs529e00" timestamp="1618931991"&gt;660&lt;/key&gt;&lt;/foreign-keys&gt;&lt;ref-type name="Journal Article"&gt;17&lt;/ref-type&gt;&lt;contributors&gt;&lt;authors&gt;&lt;author&gt;Zühlke, Liesl&lt;/author&gt;&lt;author&gt;Engel, Mark E&lt;/author&gt;&lt;author&gt;Karthikeyan, Ganesan&lt;/author&gt;&lt;author&gt;Rangarajan, Sumathy&lt;/author&gt;&lt;author&gt;Mackie, Pam&lt;/author&gt;&lt;author&gt;Cupido, Blanche&lt;/author&gt;&lt;author&gt;Mauff, Katya&lt;/author&gt;&lt;author&gt;Islam, Shofiqul&lt;/author&gt;&lt;author&gt;Joachim, Alexia&lt;/author&gt;&lt;author&gt;Daniels, Rezeen&lt;/author&gt;&lt;/authors&gt;&lt;/contributors&gt;&lt;titles&gt;&lt;title&gt;Characteristics, complications, and gaps in evidence-based interventions in rheumatic heart disease: the Global Rheumatic Heart Disease Registry (the REMEDY study)&lt;/title&gt;&lt;secondary-title&gt;European heart journal&lt;/secondary-title&gt;&lt;/titles&gt;&lt;periodical&gt;&lt;full-title&gt;European heart journal&lt;/full-title&gt;&lt;/periodical&gt;&lt;pages&gt;1115-1122&lt;/pages&gt;&lt;volume&gt;36&lt;/volume&gt;&lt;number&gt;18&lt;/number&gt;&lt;dates&gt;&lt;year&gt;2015&lt;/year&gt;&lt;/dates&gt;&lt;isbn&gt;1522-9645&lt;/isbn&gt;&lt;urls&gt;&lt;/urls&gt;&lt;/record&gt;&lt;/Cite&gt;&lt;/EndNote&gt;</w:instrText>
      </w:r>
      <w:r w:rsidR="00317B58">
        <w:rPr>
          <w:lang w:val="en-GB"/>
        </w:rPr>
        <w:fldChar w:fldCharType="separate"/>
      </w:r>
      <w:r w:rsidR="00575383" w:rsidRPr="00575383">
        <w:rPr>
          <w:noProof/>
          <w:vertAlign w:val="superscript"/>
          <w:lang w:val="en-GB"/>
        </w:rPr>
        <w:t>50</w:t>
      </w:r>
      <w:r w:rsidR="00317B58">
        <w:rPr>
          <w:lang w:val="en-GB"/>
        </w:rPr>
        <w:fldChar w:fldCharType="end"/>
      </w:r>
      <w:r w:rsidR="00157EF4">
        <w:rPr>
          <w:lang w:val="en-GB"/>
        </w:rPr>
        <w:t xml:space="preserve">. </w:t>
      </w:r>
      <w:r w:rsidR="003852BB">
        <w:rPr>
          <w:lang w:val="en-GB"/>
        </w:rPr>
        <w:t>Our results suggest t</w:t>
      </w:r>
      <w:r w:rsidR="00157EF4">
        <w:rPr>
          <w:lang w:val="en-GB"/>
        </w:rPr>
        <w:t xml:space="preserve">hese </w:t>
      </w:r>
      <w:r w:rsidR="003852BB">
        <w:rPr>
          <w:lang w:val="en-GB"/>
        </w:rPr>
        <w:t xml:space="preserve">clinical </w:t>
      </w:r>
      <w:r w:rsidR="00157EF4">
        <w:rPr>
          <w:lang w:val="en-GB"/>
        </w:rPr>
        <w:t xml:space="preserve">changes reflect ongoing </w:t>
      </w:r>
      <w:r w:rsidR="003852BB">
        <w:rPr>
          <w:lang w:val="en-GB"/>
        </w:rPr>
        <w:t xml:space="preserve">inflammation-driven </w:t>
      </w:r>
      <w:r w:rsidR="00157EF4">
        <w:rPr>
          <w:lang w:val="en-GB"/>
        </w:rPr>
        <w:t>valvular scarring and remodel</w:t>
      </w:r>
      <w:r w:rsidR="006E410E">
        <w:rPr>
          <w:lang w:val="en-GB"/>
        </w:rPr>
        <w:t>l</w:t>
      </w:r>
      <w:r w:rsidR="00157EF4">
        <w:rPr>
          <w:lang w:val="en-GB"/>
        </w:rPr>
        <w:t>ing</w:t>
      </w:r>
      <w:r w:rsidR="00467E78">
        <w:rPr>
          <w:lang w:val="en-GB"/>
        </w:rPr>
        <w:t xml:space="preserve"> </w:t>
      </w:r>
      <w:r w:rsidR="006E410E">
        <w:rPr>
          <w:lang w:val="en-GB"/>
        </w:rPr>
        <w:t>occurring</w:t>
      </w:r>
      <w:r w:rsidR="00157EF4">
        <w:rPr>
          <w:lang w:val="en-GB"/>
        </w:rPr>
        <w:t xml:space="preserve"> in RHD, even </w:t>
      </w:r>
      <w:r w:rsidR="003852BB">
        <w:rPr>
          <w:lang w:val="en-GB"/>
        </w:rPr>
        <w:t xml:space="preserve">distant from </w:t>
      </w:r>
      <w:r w:rsidR="00157EF4">
        <w:rPr>
          <w:lang w:val="en-GB"/>
        </w:rPr>
        <w:t xml:space="preserve">recurrent episodes of ARF. </w:t>
      </w:r>
    </w:p>
    <w:p w14:paraId="19A096F0" w14:textId="4F59571B" w:rsidR="00707D66" w:rsidRDefault="00707D66" w:rsidP="004458F6">
      <w:pPr>
        <w:spacing w:line="480" w:lineRule="auto"/>
        <w:jc w:val="both"/>
      </w:pPr>
    </w:p>
    <w:p w14:paraId="6944EAFE" w14:textId="4C4D3D75" w:rsidR="00467E78" w:rsidRDefault="00AF052F" w:rsidP="004458F6">
      <w:pPr>
        <w:spacing w:line="480" w:lineRule="auto"/>
        <w:jc w:val="both"/>
      </w:pPr>
      <w:r>
        <w:t>O</w:t>
      </w:r>
      <w:r w:rsidR="00231448">
        <w:t xml:space="preserve">ur analyses were able to distinguish a </w:t>
      </w:r>
      <w:r w:rsidR="00D1419C">
        <w:t>six</w:t>
      </w:r>
      <w:r w:rsidR="00231448">
        <w:t>-protein signature of</w:t>
      </w:r>
      <w:r w:rsidR="003852BB">
        <w:t xml:space="preserve"> </w:t>
      </w:r>
      <w:proofErr w:type="gramStart"/>
      <w:r w:rsidR="003852BB">
        <w:t xml:space="preserve">severe </w:t>
      </w:r>
      <w:r w:rsidR="00231448">
        <w:t xml:space="preserve"> RHD</w:t>
      </w:r>
      <w:proofErr w:type="gramEnd"/>
      <w:r w:rsidR="00231448">
        <w:t xml:space="preserve"> </w:t>
      </w:r>
      <w:r w:rsidR="00D1419C">
        <w:t xml:space="preserve">(ADIPOQ, C7, QSOX1, IGFALS, PZP, GPLD1) </w:t>
      </w:r>
      <w:r w:rsidR="00231448">
        <w:t xml:space="preserve">that correctly classified over 90% of cases; incorporation of </w:t>
      </w:r>
      <w:r w:rsidR="00DF2FEC">
        <w:t xml:space="preserve">the top </w:t>
      </w:r>
      <w:r w:rsidR="00231448">
        <w:t xml:space="preserve">12 proteins enabled correct classification of over 95% of cases. </w:t>
      </w:r>
      <w:r w:rsidR="003C2BD7">
        <w:t xml:space="preserve">Certain features of the signature appear, from the literature, to confer specificity - the combination of high Adiponectin and high C7, higher levels of Fibulin-1, and lower levels of Ficolin-3 in cases. If ongoing inflammation were shown to have prognostic importance in chronic RHD, the protein signature could be used to attempt to stratify RHD patients, and potentially identify opportunities for drug repurposing in future studies. A similar protein signature identifying ARF would be of even greater utility in </w:t>
      </w:r>
      <w:r w:rsidR="00231448">
        <w:t xml:space="preserve">low-resource settings, where access to experts trained in clinical cardiovascular evaluation, </w:t>
      </w:r>
      <w:r w:rsidR="00DF2FEC">
        <w:t>and</w:t>
      </w:r>
      <w:r w:rsidR="00231448">
        <w:t xml:space="preserve"> the use of echocardiography, is very limited. </w:t>
      </w:r>
      <w:r w:rsidR="003C2BD7">
        <w:t>Similar studies to ours will be necessary in ARF patients and controls to investigate this question.</w:t>
      </w:r>
    </w:p>
    <w:p w14:paraId="2A0FDBDD" w14:textId="77777777" w:rsidR="00467E78" w:rsidRDefault="00467E78" w:rsidP="004458F6">
      <w:pPr>
        <w:spacing w:line="480" w:lineRule="auto"/>
        <w:jc w:val="both"/>
      </w:pPr>
    </w:p>
    <w:p w14:paraId="1C5BD00C" w14:textId="4495C765" w:rsidR="00341128" w:rsidRPr="00080D89" w:rsidRDefault="0015215F" w:rsidP="00F25E22">
      <w:pPr>
        <w:spacing w:line="480" w:lineRule="auto"/>
        <w:jc w:val="both"/>
      </w:pPr>
      <w:r>
        <w:lastRenderedPageBreak/>
        <w:t xml:space="preserve">This study has limitations. Although it is the largest study </w:t>
      </w:r>
      <w:r w:rsidR="00AC4F2B">
        <w:t xml:space="preserve">thus </w:t>
      </w:r>
      <w:r>
        <w:t xml:space="preserve">far, the only one </w:t>
      </w:r>
      <w:r w:rsidR="00231448">
        <w:t xml:space="preserve">to date </w:t>
      </w:r>
      <w:r>
        <w:t xml:space="preserve">to incorporate machine learning, </w:t>
      </w:r>
      <w:r w:rsidR="00231448">
        <w:t>and the first to use the SWATH-MS</w:t>
      </w:r>
      <w:r w:rsidR="00661887">
        <w:t xml:space="preserve"> or proteomics</w:t>
      </w:r>
      <w:r w:rsidR="00231448">
        <w:t xml:space="preserve"> methodology, </w:t>
      </w:r>
      <w:r>
        <w:t xml:space="preserve">replication of our findings in a second cohort of similar size would be of value. </w:t>
      </w:r>
      <w:r w:rsidR="00231448">
        <w:t xml:space="preserve">Incorporation of genetic information could enable a “Mendelian randomisation” approach to distinguish causal from non-causal association – this could be of </w:t>
      </w:r>
      <w:proofErr w:type="gramStart"/>
      <w:r w:rsidR="00231448">
        <w:t>particular value</w:t>
      </w:r>
      <w:proofErr w:type="gramEnd"/>
      <w:r w:rsidR="00231448">
        <w:t>, for example, in the case of Ficolin-3</w:t>
      </w:r>
      <w:r w:rsidR="00E318E7">
        <w:t xml:space="preserve"> where lower levels could be due to </w:t>
      </w:r>
      <w:r w:rsidR="00D654DA">
        <w:t xml:space="preserve">either </w:t>
      </w:r>
      <w:r w:rsidR="00E318E7">
        <w:t>genetic predisposition or enhanced consumption by an ongoing inflammatory process. Such experiments</w:t>
      </w:r>
      <w:r w:rsidR="00231448">
        <w:t xml:space="preserve"> would </w:t>
      </w:r>
      <w:r w:rsidR="00D654DA">
        <w:t>require</w:t>
      </w:r>
      <w:r w:rsidR="00231448">
        <w:t xml:space="preserve"> larger samples. Adiponectin exists in three isoforms (trimer, hexamer and multimer) which are known to have differential properties in, for example, induction of chemokine expression </w:t>
      </w:r>
      <w:r w:rsidR="00231448">
        <w:rPr>
          <w:i/>
        </w:rPr>
        <w:t>in vitro</w:t>
      </w:r>
      <w:r w:rsidR="00317B58">
        <w:rPr>
          <w:i/>
        </w:rPr>
        <w:t xml:space="preserve"> </w:t>
      </w:r>
      <w:r w:rsidR="00317B58" w:rsidRPr="0096237A">
        <w:rPr>
          <w:iCs/>
        </w:rPr>
        <w:fldChar w:fldCharType="begin"/>
      </w:r>
      <w:r w:rsidR="00575383">
        <w:rPr>
          <w:iCs/>
        </w:rPr>
        <w:instrText xml:space="preserve"> ADDIN EN.CITE &lt;EndNote&gt;&lt;Cite&gt;&lt;Author&gt;Song&lt;/Author&gt;&lt;Year&gt;2009&lt;/Year&gt;&lt;RecNum&gt;661&lt;/RecNum&gt;&lt;DisplayText&gt;&lt;style face="superscript"&gt;51&lt;/style&gt;&lt;/DisplayText&gt;&lt;record&gt;&lt;rec-number&gt;661&lt;/rec-number&gt;&lt;foreign-keys&gt;&lt;key app="EN" db-id="9pf0zxw04arrrped9f65zxsra5xdfs529e00" timestamp="1618932124"&gt;661&lt;/key&gt;&lt;/foreign-keys&gt;&lt;ref-type name="Journal Article"&gt;17&lt;/ref-type&gt;&lt;contributors&gt;&lt;authors&gt;&lt;author&gt;Song, Huijuan&lt;/author&gt;&lt;author&gt;Chan, James&lt;/author&gt;&lt;author&gt;Rovin, Brad H&lt;/author&gt;&lt;/authors&gt;&lt;/contributors&gt;&lt;titles&gt;&lt;title&gt;Induction of chemokine expression by adiponectin in vitro is isoform dependent&lt;/title&gt;&lt;secondary-title&gt;Translational Research&lt;/secondary-title&gt;&lt;/titles&gt;&lt;periodical&gt;&lt;full-title&gt;Translational Research&lt;/full-title&gt;&lt;/periodical&gt;&lt;pages&gt;18-26&lt;/pages&gt;&lt;volume&gt;154&lt;/volume&gt;&lt;number&gt;1&lt;/number&gt;&lt;dates&gt;&lt;year&gt;2009&lt;/year&gt;&lt;/dates&gt;&lt;isbn&gt;1931-5244&lt;/isbn&gt;&lt;urls&gt;&lt;/urls&gt;&lt;/record&gt;&lt;/Cite&gt;&lt;/EndNote&gt;</w:instrText>
      </w:r>
      <w:r w:rsidR="00317B58" w:rsidRPr="0096237A">
        <w:rPr>
          <w:iCs/>
        </w:rPr>
        <w:fldChar w:fldCharType="separate"/>
      </w:r>
      <w:r w:rsidR="00575383" w:rsidRPr="00575383">
        <w:rPr>
          <w:iCs/>
          <w:noProof/>
          <w:vertAlign w:val="superscript"/>
        </w:rPr>
        <w:t>51</w:t>
      </w:r>
      <w:r w:rsidR="00317B58" w:rsidRPr="0096237A">
        <w:rPr>
          <w:iCs/>
        </w:rPr>
        <w:fldChar w:fldCharType="end"/>
      </w:r>
      <w:r w:rsidR="00317B58">
        <w:rPr>
          <w:i/>
        </w:rPr>
        <w:t xml:space="preserve">. </w:t>
      </w:r>
      <w:r w:rsidR="00231448">
        <w:t xml:space="preserve">Our approach could not distinguish </w:t>
      </w:r>
      <w:r w:rsidR="00E318E7">
        <w:t xml:space="preserve">these </w:t>
      </w:r>
      <w:r w:rsidR="00231448">
        <w:t xml:space="preserve">different isoforms, which would require alternative </w:t>
      </w:r>
      <w:r w:rsidR="00E318E7">
        <w:t>analytic platforms.</w:t>
      </w:r>
      <w:r w:rsidR="00231448">
        <w:t xml:space="preserve"> It is </w:t>
      </w:r>
      <w:r w:rsidR="00E318E7">
        <w:t xml:space="preserve">therefore </w:t>
      </w:r>
      <w:r w:rsidR="00231448">
        <w:t>possible that we have underestimated the importance of a particular isoform of Adiponectin.</w:t>
      </w:r>
      <w:r w:rsidR="00D1419C">
        <w:t xml:space="preserve"> Some of the proteins we identified as among the strongest biomarkers do not, </w:t>
      </w:r>
      <w:proofErr w:type="gramStart"/>
      <w:r w:rsidR="00D1419C">
        <w:t>as yet</w:t>
      </w:r>
      <w:proofErr w:type="gramEnd"/>
      <w:r w:rsidR="00D1419C">
        <w:t>, have plausible mechanisms linking them to RHD; further research will be required to discover these.</w:t>
      </w:r>
    </w:p>
    <w:p w14:paraId="6B6755FF" w14:textId="77777777" w:rsidR="00A467C4" w:rsidRDefault="00A467C4" w:rsidP="004458F6">
      <w:pPr>
        <w:spacing w:line="480" w:lineRule="auto"/>
        <w:jc w:val="both"/>
      </w:pPr>
    </w:p>
    <w:p w14:paraId="485A826B" w14:textId="3E8D1CA8" w:rsidR="00243F30" w:rsidRDefault="00E318E7" w:rsidP="00F25E22">
      <w:pPr>
        <w:spacing w:after="160" w:line="480" w:lineRule="auto"/>
        <w:jc w:val="both"/>
      </w:pPr>
      <w:r>
        <w:t xml:space="preserve">In summary, we have identified a plasma protein signature of rheumatic heart disease </w:t>
      </w:r>
      <w:r w:rsidR="00F0449A">
        <w:t xml:space="preserve">that </w:t>
      </w:r>
      <w:r>
        <w:t xml:space="preserve">suggests an ongoing inflammatory process in the chronic phase of the condition. A small number of proteins considered together accurately classified </w:t>
      </w:r>
      <w:r w:rsidR="00F61414">
        <w:t xml:space="preserve">chronic, severe </w:t>
      </w:r>
      <w:r>
        <w:t>RHD cases distinct from healthy controls.</w:t>
      </w:r>
      <w:r w:rsidR="00243F30">
        <w:t xml:space="preserve"> This work may could contribute to opportunities for drug repurposing, guide recommendations for prophylaxis, and/or inform development of near-patient diagnostics.</w:t>
      </w:r>
    </w:p>
    <w:p w14:paraId="247EE938" w14:textId="4E44973E" w:rsidR="00243F30" w:rsidRDefault="00243F30">
      <w:pPr>
        <w:spacing w:after="160" w:line="480" w:lineRule="auto"/>
        <w:jc w:val="both"/>
        <w:rPr>
          <w:rFonts w:cstheme="minorHAnsi"/>
        </w:rPr>
      </w:pPr>
    </w:p>
    <w:p w14:paraId="386AFF70" w14:textId="644A4185" w:rsidR="0038566A" w:rsidRDefault="0038566A">
      <w:pPr>
        <w:spacing w:after="160" w:line="480" w:lineRule="auto"/>
        <w:jc w:val="both"/>
        <w:rPr>
          <w:rFonts w:cstheme="minorHAnsi"/>
        </w:rPr>
      </w:pPr>
    </w:p>
    <w:p w14:paraId="0FC08A06" w14:textId="77777777" w:rsidR="0038566A" w:rsidRDefault="0038566A">
      <w:pPr>
        <w:spacing w:after="160" w:line="480" w:lineRule="auto"/>
        <w:jc w:val="both"/>
        <w:rPr>
          <w:rFonts w:cstheme="minorHAnsi"/>
        </w:rPr>
      </w:pPr>
    </w:p>
    <w:p w14:paraId="428E1531" w14:textId="77777777" w:rsidR="004D24EF" w:rsidRDefault="004D24EF" w:rsidP="004D24EF">
      <w:pPr>
        <w:spacing w:after="160" w:line="259" w:lineRule="auto"/>
        <w:rPr>
          <w:b/>
        </w:rPr>
      </w:pPr>
      <w:r>
        <w:rPr>
          <w:b/>
        </w:rPr>
        <w:lastRenderedPageBreak/>
        <w:t>Declarations</w:t>
      </w:r>
    </w:p>
    <w:p w14:paraId="4ACCBB7A" w14:textId="77777777" w:rsidR="004D24EF" w:rsidRDefault="004D24EF" w:rsidP="001111B1">
      <w:pPr>
        <w:spacing w:after="160" w:line="259" w:lineRule="auto"/>
        <w:rPr>
          <w:b/>
        </w:rPr>
      </w:pPr>
    </w:p>
    <w:p w14:paraId="3384B723" w14:textId="77777777" w:rsidR="00023C2F" w:rsidRPr="004D24EF" w:rsidRDefault="00023C2F" w:rsidP="00023C2F">
      <w:pPr>
        <w:spacing w:line="480" w:lineRule="auto"/>
        <w:jc w:val="both"/>
        <w:rPr>
          <w:rFonts w:cs="Arial"/>
          <w:i/>
          <w:iCs/>
          <w:spacing w:val="-4"/>
          <w:lang w:val="en-GB"/>
        </w:rPr>
      </w:pPr>
      <w:r w:rsidRPr="004D24EF">
        <w:rPr>
          <w:rFonts w:cs="Arial"/>
          <w:i/>
          <w:iCs/>
          <w:spacing w:val="-4"/>
          <w:lang w:val="en-GB"/>
        </w:rPr>
        <w:t>Ethics approval and consent to participate</w:t>
      </w:r>
    </w:p>
    <w:p w14:paraId="05728CE4" w14:textId="3D195C94" w:rsidR="00023C2F" w:rsidRDefault="00023C2F" w:rsidP="00023C2F">
      <w:pPr>
        <w:spacing w:line="480" w:lineRule="auto"/>
        <w:jc w:val="both"/>
        <w:rPr>
          <w:i/>
          <w:iCs/>
        </w:rPr>
      </w:pPr>
      <w:r w:rsidRPr="00842632">
        <w:rPr>
          <w:rFonts w:cs="Arial"/>
          <w:spacing w:val="-4"/>
          <w:lang w:val="en-GB"/>
        </w:rPr>
        <w:t>The Genetics of Rheumatic</w:t>
      </w:r>
      <w:r>
        <w:rPr>
          <w:rFonts w:cs="Arial"/>
          <w:spacing w:val="-4"/>
          <w:lang w:val="en-GB"/>
        </w:rPr>
        <w:t xml:space="preserve"> </w:t>
      </w:r>
      <w:r w:rsidRPr="00842632">
        <w:rPr>
          <w:rFonts w:cs="Arial"/>
          <w:spacing w:val="-4"/>
          <w:lang w:val="en-GB"/>
        </w:rPr>
        <w:t>Heart Disease (</w:t>
      </w:r>
      <w:proofErr w:type="spellStart"/>
      <w:r w:rsidRPr="00842632">
        <w:rPr>
          <w:rFonts w:cs="Arial"/>
          <w:spacing w:val="-4"/>
          <w:lang w:val="en-GB"/>
        </w:rPr>
        <w:t>RHDGen</w:t>
      </w:r>
      <w:proofErr w:type="spellEnd"/>
      <w:r w:rsidRPr="00842632">
        <w:rPr>
          <w:rFonts w:cs="Arial"/>
          <w:spacing w:val="-4"/>
          <w:lang w:val="en-GB"/>
        </w:rPr>
        <w:t>) Network</w:t>
      </w:r>
      <w:r>
        <w:rPr>
          <w:rFonts w:cs="Arial"/>
          <w:spacing w:val="-4"/>
          <w:lang w:val="en-GB"/>
        </w:rPr>
        <w:t xml:space="preserve"> </w:t>
      </w:r>
      <w:r w:rsidRPr="00842632">
        <w:rPr>
          <w:rFonts w:cs="Arial"/>
          <w:spacing w:val="-4"/>
          <w:lang w:val="en-GB"/>
        </w:rPr>
        <w:t>is a project within Human Hereditary and Health Africa</w:t>
      </w:r>
      <w:r>
        <w:rPr>
          <w:rFonts w:cs="Arial"/>
          <w:spacing w:val="-4"/>
          <w:lang w:val="en-GB"/>
        </w:rPr>
        <w:t xml:space="preserve"> </w:t>
      </w:r>
      <w:r w:rsidRPr="00842632">
        <w:rPr>
          <w:rFonts w:cs="Arial"/>
          <w:spacing w:val="-4"/>
          <w:lang w:val="en-GB"/>
        </w:rPr>
        <w:t>(H3Africa)</w:t>
      </w:r>
      <w:r>
        <w:rPr>
          <w:rFonts w:cs="Arial"/>
          <w:spacing w:val="-4"/>
          <w:lang w:val="en-GB"/>
        </w:rPr>
        <w:t xml:space="preserve"> </w:t>
      </w:r>
      <w:r>
        <w:rPr>
          <w:rFonts w:cs="Arial"/>
          <w:spacing w:val="-4"/>
          <w:lang w:val="en-GB"/>
        </w:rPr>
        <w:fldChar w:fldCharType="begin"/>
      </w:r>
      <w:r w:rsidR="00575383">
        <w:rPr>
          <w:rFonts w:cs="Arial"/>
          <w:spacing w:val="-4"/>
          <w:lang w:val="en-GB"/>
        </w:rPr>
        <w:instrText xml:space="preserve"> ADDIN EN.CITE &lt;EndNote&gt;&lt;Cite&gt;&lt;Author&gt;H3Africa&lt;/Author&gt;&lt;Year&gt;2021&lt;/Year&gt;&lt;RecNum&gt;685&lt;/RecNum&gt;&lt;DisplayText&gt;&lt;style face="superscript"&gt;52&lt;/style&gt;&lt;/DisplayText&gt;&lt;record&gt;&lt;rec-number&gt;685&lt;/rec-number&gt;&lt;foreign-keys&gt;&lt;key app="EN" db-id="9pf0zxw04arrrped9f65zxsra5xdfs529e00" timestamp="1626695570"&gt;685&lt;/key&gt;&lt;/foreign-keys&gt;&lt;ref-type name="Web Page"&gt;12&lt;/ref-type&gt;&lt;contributors&gt;&lt;authors&gt;&lt;author&gt;H3Africa&lt;/author&gt;&lt;/authors&gt;&lt;/contributors&gt;&lt;titles&gt;&lt;title&gt;The RHDGen network: genetics of rheumatic heart disease and molecular epidemiology of Streptococcus pyogenes pharyngitis. &lt;/title&gt;&lt;/titles&gt;&lt;number&gt;April 22, 2021&lt;/number&gt;&lt;dates&gt;&lt;year&gt;2021&lt;/year&gt;&lt;/dates&gt;&lt;urls&gt;&lt;related-urls&gt;&lt;url&gt;https://h3africa.org/index.php/consortium/the-rhdgennetwork-genetics-of-rheumatic-heart-disease-andmolecular-epidemiology-of-streptococcuspyogenes-pharyngitis/&lt;/url&gt;&lt;/related-urls&gt;&lt;/urls&gt;&lt;/record&gt;&lt;/Cite&gt;&lt;/EndNote&gt;</w:instrText>
      </w:r>
      <w:r>
        <w:rPr>
          <w:rFonts w:cs="Arial"/>
          <w:spacing w:val="-4"/>
          <w:lang w:val="en-GB"/>
        </w:rPr>
        <w:fldChar w:fldCharType="separate"/>
      </w:r>
      <w:r w:rsidR="00575383" w:rsidRPr="00575383">
        <w:rPr>
          <w:rFonts w:cs="Arial"/>
          <w:noProof/>
          <w:spacing w:val="-4"/>
          <w:vertAlign w:val="superscript"/>
          <w:lang w:val="en-GB"/>
        </w:rPr>
        <w:t>52</w:t>
      </w:r>
      <w:r>
        <w:rPr>
          <w:rFonts w:cs="Arial"/>
          <w:spacing w:val="-4"/>
          <w:lang w:val="en-GB"/>
        </w:rPr>
        <w:fldChar w:fldCharType="end"/>
      </w:r>
      <w:r>
        <w:rPr>
          <w:rFonts w:cs="Arial"/>
          <w:spacing w:val="-4"/>
          <w:lang w:val="en-GB"/>
        </w:rPr>
        <w:t xml:space="preserve">. </w:t>
      </w:r>
      <w:r w:rsidRPr="00842632">
        <w:rPr>
          <w:rFonts w:cs="Arial"/>
          <w:spacing w:val="-4"/>
          <w:lang w:val="en-GB"/>
        </w:rPr>
        <w:t>The University of Cape Town Human Research</w:t>
      </w:r>
      <w:r>
        <w:rPr>
          <w:rFonts w:cs="Arial"/>
          <w:spacing w:val="-4"/>
          <w:lang w:val="en-GB"/>
        </w:rPr>
        <w:t xml:space="preserve"> </w:t>
      </w:r>
      <w:r w:rsidRPr="00842632">
        <w:rPr>
          <w:rFonts w:cs="Arial"/>
          <w:spacing w:val="-4"/>
          <w:lang w:val="en-GB"/>
        </w:rPr>
        <w:t xml:space="preserve">Ethics Committee approved the present study as a </w:t>
      </w:r>
      <w:r w:rsidR="004424F8" w:rsidRPr="00842632">
        <w:rPr>
          <w:rFonts w:cs="Arial"/>
          <w:spacing w:val="-4"/>
          <w:lang w:val="en-GB"/>
        </w:rPr>
        <w:t>sub study</w:t>
      </w:r>
      <w:r>
        <w:rPr>
          <w:rFonts w:cs="Arial"/>
          <w:spacing w:val="-4"/>
          <w:lang w:val="en-GB"/>
        </w:rPr>
        <w:t xml:space="preserve"> </w:t>
      </w:r>
      <w:r w:rsidRPr="00842632">
        <w:rPr>
          <w:rFonts w:cs="Arial"/>
          <w:spacing w:val="-4"/>
          <w:lang w:val="en-GB"/>
        </w:rPr>
        <w:t xml:space="preserve">of </w:t>
      </w:r>
      <w:proofErr w:type="spellStart"/>
      <w:r w:rsidRPr="00842632">
        <w:rPr>
          <w:rFonts w:cs="Arial"/>
          <w:spacing w:val="-4"/>
          <w:lang w:val="en-GB"/>
        </w:rPr>
        <w:t>RHDGen</w:t>
      </w:r>
      <w:proofErr w:type="spellEnd"/>
      <w:r w:rsidRPr="00842632">
        <w:rPr>
          <w:rFonts w:cs="Arial"/>
          <w:spacing w:val="-4"/>
          <w:lang w:val="en-GB"/>
        </w:rPr>
        <w:t>.</w:t>
      </w:r>
      <w:r>
        <w:rPr>
          <w:rFonts w:cs="Arial"/>
          <w:spacing w:val="-4"/>
          <w:lang w:val="en-GB"/>
        </w:rPr>
        <w:t xml:space="preserve"> Written informed consent was given for all cases and controls included into the study. The present study conforms to the principles outlined in the Declaration of Helsinki </w:t>
      </w:r>
      <w:r>
        <w:rPr>
          <w:rFonts w:cs="Arial"/>
          <w:spacing w:val="-4"/>
          <w:lang w:val="en-GB"/>
        </w:rPr>
        <w:fldChar w:fldCharType="begin"/>
      </w:r>
      <w:r w:rsidR="00575383">
        <w:rPr>
          <w:rFonts w:cs="Arial"/>
          <w:spacing w:val="-4"/>
          <w:lang w:val="en-GB"/>
        </w:rPr>
        <w:instrText xml:space="preserve"> ADDIN EN.CITE &lt;EndNote&gt;&lt;Cite&gt;&lt;Author&gt;Assembly&lt;/Author&gt;&lt;Year&gt;1990&lt;/Year&gt;&lt;RecNum&gt;690&lt;/RecNum&gt;&lt;DisplayText&gt;&lt;style face="superscript"&gt;53&lt;/style&gt;&lt;/DisplayText&gt;&lt;record&gt;&lt;rec-number&gt;690&lt;/rec-number&gt;&lt;foreign-keys&gt;&lt;key app="EN" db-id="9pf0zxw04arrrped9f65zxsra5xdfs529e00" timestamp="1630483402"&gt;690&lt;/key&gt;&lt;/foreign-keys&gt;&lt;ref-type name="Journal Article"&gt;17&lt;/ref-type&gt;&lt;contributors&gt;&lt;authors&gt;&lt;author&gt;41st World Medical Assembly&lt;/author&gt;&lt;/authors&gt;&lt;/contributors&gt;&lt;titles&gt;&lt;title&gt;Declaration of Helsinki: Recommendations guiding physicians in biomedical research involving human subjects&lt;/title&gt;&lt;secondary-title&gt;Bull Pan Am Health Organ&lt;/secondary-title&gt;&lt;/titles&gt;&lt;periodical&gt;&lt;full-title&gt;Bull Pan Am Health Organ&lt;/full-title&gt;&lt;/periodical&gt;&lt;pages&gt;606-609&lt;/pages&gt;&lt;volume&gt;24&lt;/volume&gt;&lt;dates&gt;&lt;year&gt;1990&lt;/year&gt;&lt;/dates&gt;&lt;urls&gt;&lt;/urls&gt;&lt;/record&gt;&lt;/Cite&gt;&lt;/EndNote&gt;</w:instrText>
      </w:r>
      <w:r>
        <w:rPr>
          <w:rFonts w:cs="Arial"/>
          <w:spacing w:val="-4"/>
          <w:lang w:val="en-GB"/>
        </w:rPr>
        <w:fldChar w:fldCharType="separate"/>
      </w:r>
      <w:r w:rsidR="00575383" w:rsidRPr="00575383">
        <w:rPr>
          <w:rFonts w:cs="Arial"/>
          <w:noProof/>
          <w:spacing w:val="-4"/>
          <w:vertAlign w:val="superscript"/>
          <w:lang w:val="en-GB"/>
        </w:rPr>
        <w:t>53</w:t>
      </w:r>
      <w:r>
        <w:rPr>
          <w:rFonts w:cs="Arial"/>
          <w:spacing w:val="-4"/>
          <w:lang w:val="en-GB"/>
        </w:rPr>
        <w:fldChar w:fldCharType="end"/>
      </w:r>
      <w:r>
        <w:rPr>
          <w:rFonts w:cs="Arial"/>
          <w:spacing w:val="-4"/>
          <w:lang w:val="en-GB"/>
        </w:rPr>
        <w:t>.</w:t>
      </w:r>
    </w:p>
    <w:p w14:paraId="1693ABC5" w14:textId="77777777" w:rsidR="00023C2F" w:rsidRDefault="00023C2F" w:rsidP="00023C2F">
      <w:pPr>
        <w:spacing w:after="160" w:line="259" w:lineRule="auto"/>
        <w:rPr>
          <w:bCs/>
          <w:i/>
          <w:iCs/>
        </w:rPr>
      </w:pPr>
    </w:p>
    <w:p w14:paraId="3A316D19" w14:textId="77777777" w:rsidR="00023C2F" w:rsidRPr="0038566A" w:rsidRDefault="00023C2F" w:rsidP="00023C2F">
      <w:pPr>
        <w:spacing w:after="160" w:line="259" w:lineRule="auto"/>
        <w:rPr>
          <w:bCs/>
          <w:i/>
          <w:iCs/>
        </w:rPr>
      </w:pPr>
      <w:r w:rsidRPr="0038566A">
        <w:rPr>
          <w:bCs/>
          <w:i/>
          <w:iCs/>
        </w:rPr>
        <w:t>Consent for publication</w:t>
      </w:r>
    </w:p>
    <w:p w14:paraId="15332B55" w14:textId="77777777" w:rsidR="00023C2F" w:rsidRDefault="00023C2F" w:rsidP="00023C2F">
      <w:pPr>
        <w:spacing w:line="480" w:lineRule="auto"/>
        <w:jc w:val="both"/>
        <w:rPr>
          <w:bCs/>
        </w:rPr>
      </w:pPr>
      <w:r w:rsidRPr="00023C2F">
        <w:rPr>
          <w:bCs/>
        </w:rPr>
        <w:t>All consents obtained prior to publication.</w:t>
      </w:r>
    </w:p>
    <w:p w14:paraId="671207C9" w14:textId="77777777" w:rsidR="00023C2F" w:rsidRDefault="00023C2F" w:rsidP="00023C2F">
      <w:pPr>
        <w:spacing w:line="480" w:lineRule="auto"/>
        <w:jc w:val="both"/>
        <w:rPr>
          <w:i/>
          <w:iCs/>
        </w:rPr>
      </w:pPr>
    </w:p>
    <w:p w14:paraId="39C194CB" w14:textId="77777777" w:rsidR="00023C2F" w:rsidRDefault="00023C2F" w:rsidP="00023C2F">
      <w:pPr>
        <w:spacing w:line="480" w:lineRule="auto"/>
        <w:jc w:val="both"/>
        <w:rPr>
          <w:i/>
          <w:iCs/>
        </w:rPr>
      </w:pPr>
      <w:r>
        <w:rPr>
          <w:i/>
          <w:iCs/>
        </w:rPr>
        <w:t>Availability of data and materials</w:t>
      </w:r>
    </w:p>
    <w:p w14:paraId="5276035E" w14:textId="77777777" w:rsidR="00023C2F" w:rsidRDefault="00023C2F" w:rsidP="00023C2F">
      <w:pPr>
        <w:spacing w:line="480" w:lineRule="auto"/>
        <w:jc w:val="both"/>
      </w:pPr>
      <w:r w:rsidRPr="00F20AC8">
        <w:t>The datasets used and/or analysed during the current study are available from the corresponding author on reasonable request.</w:t>
      </w:r>
    </w:p>
    <w:p w14:paraId="146BFBE7" w14:textId="77777777" w:rsidR="00023C2F" w:rsidRPr="00C17857" w:rsidRDefault="00023C2F" w:rsidP="00023C2F">
      <w:pPr>
        <w:spacing w:line="480" w:lineRule="auto"/>
        <w:jc w:val="both"/>
      </w:pPr>
    </w:p>
    <w:p w14:paraId="0DAB7CBA" w14:textId="77777777" w:rsidR="00023C2F" w:rsidRPr="00C17857" w:rsidRDefault="00023C2F" w:rsidP="00023C2F">
      <w:pPr>
        <w:spacing w:line="480" w:lineRule="auto"/>
        <w:jc w:val="both"/>
        <w:rPr>
          <w:i/>
          <w:iCs/>
        </w:rPr>
      </w:pPr>
      <w:r w:rsidRPr="00C17857">
        <w:rPr>
          <w:i/>
          <w:iCs/>
        </w:rPr>
        <w:t>Competing interests</w:t>
      </w:r>
    </w:p>
    <w:p w14:paraId="06DC9AB4" w14:textId="56CFBA9C" w:rsidR="00023C2F" w:rsidRDefault="00023C2F" w:rsidP="00023C2F">
      <w:pPr>
        <w:spacing w:line="360" w:lineRule="auto"/>
      </w:pPr>
      <w:r w:rsidRPr="0038566A">
        <w:t>The authors declare that they have no competing interests.</w:t>
      </w:r>
    </w:p>
    <w:p w14:paraId="7A36DFEA" w14:textId="77777777" w:rsidR="004424F8" w:rsidRPr="0038566A" w:rsidRDefault="004424F8" w:rsidP="00023C2F">
      <w:pPr>
        <w:spacing w:line="360" w:lineRule="auto"/>
        <w:rPr>
          <w:bCs/>
          <w:i/>
          <w:iCs/>
        </w:rPr>
      </w:pPr>
    </w:p>
    <w:p w14:paraId="36021714" w14:textId="4F8AD926" w:rsidR="00070140" w:rsidRPr="00C17857" w:rsidRDefault="00070140" w:rsidP="00C17857">
      <w:pPr>
        <w:spacing w:line="480" w:lineRule="auto"/>
        <w:jc w:val="both"/>
        <w:rPr>
          <w:rFonts w:cs="Arial"/>
          <w:i/>
          <w:iCs/>
          <w:spacing w:val="-4"/>
          <w:lang w:val="en-GB"/>
        </w:rPr>
      </w:pPr>
      <w:r w:rsidRPr="00C17857">
        <w:rPr>
          <w:rFonts w:cs="Arial"/>
          <w:i/>
          <w:iCs/>
          <w:spacing w:val="-4"/>
          <w:lang w:val="en-GB"/>
        </w:rPr>
        <w:t>Funding</w:t>
      </w:r>
    </w:p>
    <w:p w14:paraId="7821AAE9" w14:textId="5DB59883" w:rsidR="00070140" w:rsidRPr="00C56D39" w:rsidRDefault="00C56D39" w:rsidP="00C17857">
      <w:pPr>
        <w:spacing w:after="160" w:line="480" w:lineRule="auto"/>
        <w:jc w:val="both"/>
      </w:pPr>
      <w:r>
        <w:t>Th</w:t>
      </w:r>
      <w:r w:rsidRPr="00C56D39">
        <w:t xml:space="preserve">is work was supported by grants awarded to BMM from the </w:t>
      </w:r>
      <w:proofErr w:type="spellStart"/>
      <w:r w:rsidRPr="00C56D39">
        <w:t>Wellcome</w:t>
      </w:r>
      <w:proofErr w:type="spellEnd"/>
      <w:r w:rsidRPr="00C56D39">
        <w:t xml:space="preserve"> Trust under the H3Africa; Grant number: 099313/B/12/A.  TS and ME received support from the South African National Research Foundation (NRF) #116287 and the American Heart Association, United States (Grant number: NW17SFRN33630027).  BK acknowledges funding from the British Heart Foundation, Newton Fund and UK Medical Research Council via the Global Challenge Research Fund.  </w:t>
      </w:r>
    </w:p>
    <w:p w14:paraId="3BE01C53" w14:textId="77777777" w:rsidR="00B72AF6" w:rsidRDefault="00B72AF6" w:rsidP="001111B1">
      <w:pPr>
        <w:spacing w:after="160" w:line="259" w:lineRule="auto"/>
        <w:rPr>
          <w:b/>
        </w:rPr>
      </w:pPr>
    </w:p>
    <w:p w14:paraId="0B4CB327" w14:textId="75DF5C1A" w:rsidR="00070140" w:rsidRPr="00C17857" w:rsidRDefault="00070140" w:rsidP="00C17857">
      <w:pPr>
        <w:spacing w:line="480" w:lineRule="auto"/>
        <w:jc w:val="both"/>
        <w:rPr>
          <w:rFonts w:cs="Arial"/>
          <w:i/>
          <w:iCs/>
          <w:spacing w:val="-4"/>
          <w:lang w:val="en-GB"/>
        </w:rPr>
      </w:pPr>
      <w:r w:rsidRPr="00C17857">
        <w:rPr>
          <w:rFonts w:cs="Arial"/>
          <w:i/>
          <w:iCs/>
          <w:spacing w:val="-4"/>
          <w:lang w:val="en-GB"/>
        </w:rPr>
        <w:t>Author</w:t>
      </w:r>
      <w:r w:rsidR="004D24EF" w:rsidRPr="00C17857">
        <w:rPr>
          <w:rFonts w:cs="Arial"/>
          <w:i/>
          <w:iCs/>
          <w:spacing w:val="-4"/>
          <w:lang w:val="en-GB"/>
        </w:rPr>
        <w:t>s’</w:t>
      </w:r>
      <w:r w:rsidRPr="00C17857">
        <w:rPr>
          <w:rFonts w:cs="Arial"/>
          <w:i/>
          <w:iCs/>
          <w:spacing w:val="-4"/>
          <w:lang w:val="en-GB"/>
        </w:rPr>
        <w:t xml:space="preserve"> Contribution</w:t>
      </w:r>
      <w:r w:rsidR="004D24EF" w:rsidRPr="00C17857">
        <w:rPr>
          <w:rFonts w:cs="Arial"/>
          <w:i/>
          <w:iCs/>
          <w:spacing w:val="-4"/>
          <w:lang w:val="en-GB"/>
        </w:rPr>
        <w:t>s</w:t>
      </w:r>
    </w:p>
    <w:p w14:paraId="6699FF30" w14:textId="237C54AE" w:rsidR="00C56D39" w:rsidRPr="00C56D39" w:rsidRDefault="00C56D39" w:rsidP="00C56D39">
      <w:pPr>
        <w:spacing w:after="160" w:line="259" w:lineRule="auto"/>
        <w:rPr>
          <w:bCs/>
        </w:rPr>
      </w:pPr>
      <w:r w:rsidRPr="00C56D39">
        <w:rPr>
          <w:bCs/>
        </w:rPr>
        <w:t>Conceptualization:</w:t>
      </w:r>
      <w:r w:rsidR="0093672A">
        <w:rPr>
          <w:bCs/>
        </w:rPr>
        <w:t xml:space="preserve"> N.G., A.N.W., B.K &amp; M.E.E. </w:t>
      </w:r>
    </w:p>
    <w:p w14:paraId="637E58DA" w14:textId="0B367C9A" w:rsidR="00C56D39" w:rsidRDefault="00C56D39" w:rsidP="00C17857">
      <w:pPr>
        <w:spacing w:after="160" w:line="480" w:lineRule="auto"/>
        <w:rPr>
          <w:bCs/>
        </w:rPr>
      </w:pPr>
      <w:r w:rsidRPr="00C56D39">
        <w:rPr>
          <w:bCs/>
        </w:rPr>
        <w:t>Acquisition of data</w:t>
      </w:r>
      <w:r>
        <w:rPr>
          <w:bCs/>
        </w:rPr>
        <w:t>:</w:t>
      </w:r>
      <w:r w:rsidR="0093672A">
        <w:rPr>
          <w:bCs/>
        </w:rPr>
        <w:t xml:space="preserve"> All authors contributed to the acquisition of data. </w:t>
      </w:r>
    </w:p>
    <w:p w14:paraId="2636FB6F" w14:textId="64781083" w:rsidR="00C56D39" w:rsidRDefault="00C56D39" w:rsidP="00C17857">
      <w:pPr>
        <w:spacing w:after="160" w:line="480" w:lineRule="auto"/>
        <w:jc w:val="both"/>
        <w:rPr>
          <w:bCs/>
        </w:rPr>
      </w:pPr>
      <w:r w:rsidRPr="00C56D39">
        <w:rPr>
          <w:bCs/>
        </w:rPr>
        <w:t>Data curation</w:t>
      </w:r>
      <w:r>
        <w:rPr>
          <w:bCs/>
        </w:rPr>
        <w:t>/</w:t>
      </w:r>
      <w:r w:rsidRPr="00C56D39">
        <w:rPr>
          <w:bCs/>
        </w:rPr>
        <w:t>Formal analysis</w:t>
      </w:r>
      <w:r>
        <w:rPr>
          <w:bCs/>
        </w:rPr>
        <w:t>:</w:t>
      </w:r>
      <w:r w:rsidR="0093672A">
        <w:rPr>
          <w:bCs/>
        </w:rPr>
        <w:t xml:space="preserve"> M.T.S., J.Y., C.R.R.M., L.J.Z., D.L., S.F., N.G., B.K &amp; M.E.E.</w:t>
      </w:r>
    </w:p>
    <w:p w14:paraId="6D1E5A69" w14:textId="7D8B01D5" w:rsidR="0093672A" w:rsidRDefault="0093672A" w:rsidP="00C17857">
      <w:pPr>
        <w:spacing w:after="160" w:line="480" w:lineRule="auto"/>
        <w:rPr>
          <w:bCs/>
        </w:rPr>
      </w:pPr>
      <w:r>
        <w:rPr>
          <w:bCs/>
        </w:rPr>
        <w:t>Drafting/Critical editing: M.T.S., J.Y., C.R.R.M., B.K &amp; M.E.E.</w:t>
      </w:r>
    </w:p>
    <w:p w14:paraId="58D254F1" w14:textId="5E586AAD" w:rsidR="0093672A" w:rsidRDefault="0093672A" w:rsidP="00C56D39">
      <w:pPr>
        <w:spacing w:after="160" w:line="259" w:lineRule="auto"/>
        <w:rPr>
          <w:bCs/>
        </w:rPr>
      </w:pPr>
      <w:r>
        <w:rPr>
          <w:bCs/>
        </w:rPr>
        <w:t>Reviewing manuscript: All authors contributed to reviewing the final manuscript.</w:t>
      </w:r>
    </w:p>
    <w:p w14:paraId="73D885EC" w14:textId="77777777" w:rsidR="00070140" w:rsidRDefault="00070140" w:rsidP="001111B1">
      <w:pPr>
        <w:spacing w:after="160" w:line="259" w:lineRule="auto"/>
        <w:rPr>
          <w:b/>
        </w:rPr>
      </w:pPr>
    </w:p>
    <w:p w14:paraId="76DE6F72" w14:textId="35BFD3B7" w:rsidR="00070140" w:rsidRPr="00C17857" w:rsidRDefault="00070140" w:rsidP="00C17857">
      <w:pPr>
        <w:spacing w:line="480" w:lineRule="auto"/>
        <w:jc w:val="both"/>
        <w:rPr>
          <w:rFonts w:cs="Arial"/>
          <w:i/>
          <w:iCs/>
          <w:spacing w:val="-4"/>
          <w:lang w:val="en-GB"/>
        </w:rPr>
      </w:pPr>
      <w:r w:rsidRPr="00C17857">
        <w:rPr>
          <w:rFonts w:cs="Arial"/>
          <w:i/>
          <w:iCs/>
          <w:spacing w:val="-4"/>
          <w:lang w:val="en-GB"/>
        </w:rPr>
        <w:t>Acknowledgements</w:t>
      </w:r>
    </w:p>
    <w:p w14:paraId="23D6F8F7" w14:textId="6862F5EE" w:rsidR="00070140" w:rsidRDefault="00DE40FF" w:rsidP="00C17857">
      <w:pPr>
        <w:spacing w:after="160" w:line="480" w:lineRule="auto"/>
        <w:jc w:val="both"/>
        <w:rPr>
          <w:bCs/>
        </w:rPr>
      </w:pPr>
      <w:r w:rsidRPr="00DE40FF">
        <w:rPr>
          <w:bCs/>
        </w:rPr>
        <w:t>We would like to thank</w:t>
      </w:r>
      <w:r>
        <w:rPr>
          <w:bCs/>
        </w:rPr>
        <w:t xml:space="preserve"> </w:t>
      </w:r>
      <w:r w:rsidRPr="00DE40FF">
        <w:rPr>
          <w:bCs/>
        </w:rPr>
        <w:t>all participants for being a part of this study, as well</w:t>
      </w:r>
      <w:r>
        <w:rPr>
          <w:bCs/>
        </w:rPr>
        <w:t xml:space="preserve"> </w:t>
      </w:r>
      <w:r w:rsidRPr="00DE40FF">
        <w:rPr>
          <w:bCs/>
        </w:rPr>
        <w:t xml:space="preserve">as the members of the </w:t>
      </w:r>
      <w:proofErr w:type="spellStart"/>
      <w:r w:rsidRPr="00DE40FF">
        <w:rPr>
          <w:bCs/>
        </w:rPr>
        <w:t>Mayosi</w:t>
      </w:r>
      <w:proofErr w:type="spellEnd"/>
      <w:r w:rsidRPr="00DE40FF">
        <w:rPr>
          <w:bCs/>
        </w:rPr>
        <w:t xml:space="preserve"> Research Group</w:t>
      </w:r>
      <w:r>
        <w:rPr>
          <w:bCs/>
        </w:rPr>
        <w:t xml:space="preserve"> </w:t>
      </w:r>
      <w:r w:rsidRPr="00DE40FF">
        <w:rPr>
          <w:bCs/>
        </w:rPr>
        <w:t>Coordinating Office team and collaborating sites’</w:t>
      </w:r>
      <w:r>
        <w:rPr>
          <w:bCs/>
        </w:rPr>
        <w:t xml:space="preserve"> </w:t>
      </w:r>
      <w:r w:rsidRPr="00DE40FF">
        <w:rPr>
          <w:bCs/>
        </w:rPr>
        <w:t>staff for the study coordination, recruitment, data</w:t>
      </w:r>
      <w:r>
        <w:rPr>
          <w:bCs/>
        </w:rPr>
        <w:t xml:space="preserve"> </w:t>
      </w:r>
      <w:r w:rsidRPr="00DE40FF">
        <w:rPr>
          <w:bCs/>
        </w:rPr>
        <w:t>entry, and cleaning.</w:t>
      </w:r>
      <w:r>
        <w:rPr>
          <w:bCs/>
        </w:rPr>
        <w:t xml:space="preserve"> </w:t>
      </w:r>
      <w:r w:rsidRPr="00DE40FF">
        <w:rPr>
          <w:bCs/>
        </w:rPr>
        <w:t>We also thank the Genetics of</w:t>
      </w:r>
      <w:r>
        <w:rPr>
          <w:bCs/>
        </w:rPr>
        <w:t xml:space="preserve"> </w:t>
      </w:r>
      <w:r w:rsidRPr="00DE40FF">
        <w:rPr>
          <w:bCs/>
        </w:rPr>
        <w:t>Rheumatic Heart Disease (</w:t>
      </w:r>
      <w:proofErr w:type="spellStart"/>
      <w:r w:rsidRPr="00DE40FF">
        <w:rPr>
          <w:bCs/>
        </w:rPr>
        <w:t>RHDGen</w:t>
      </w:r>
      <w:proofErr w:type="spellEnd"/>
      <w:r w:rsidRPr="00DE40FF">
        <w:rPr>
          <w:bCs/>
        </w:rPr>
        <w:t>) Network</w:t>
      </w:r>
      <w:r>
        <w:rPr>
          <w:bCs/>
        </w:rPr>
        <w:t xml:space="preserve"> </w:t>
      </w:r>
      <w:r w:rsidRPr="00DE40FF">
        <w:rPr>
          <w:bCs/>
        </w:rPr>
        <w:t xml:space="preserve">Consortium members listed in </w:t>
      </w:r>
      <w:r>
        <w:rPr>
          <w:bCs/>
        </w:rPr>
        <w:t xml:space="preserve">the </w:t>
      </w:r>
      <w:r w:rsidRPr="00DE40FF">
        <w:rPr>
          <w:bCs/>
        </w:rPr>
        <w:t>Supplement</w:t>
      </w:r>
      <w:r>
        <w:rPr>
          <w:bCs/>
        </w:rPr>
        <w:t>ary Material</w:t>
      </w:r>
      <w:r w:rsidRPr="00DE40FF">
        <w:rPr>
          <w:bCs/>
        </w:rPr>
        <w:t>.</w:t>
      </w:r>
      <w:r>
        <w:rPr>
          <w:bCs/>
        </w:rPr>
        <w:t xml:space="preserve">  </w:t>
      </w:r>
      <w:r w:rsidRPr="00DE40FF">
        <w:rPr>
          <w:bCs/>
        </w:rPr>
        <w:t>We acknowledge the Hatter Institute</w:t>
      </w:r>
      <w:r>
        <w:rPr>
          <w:bCs/>
        </w:rPr>
        <w:t xml:space="preserve"> </w:t>
      </w:r>
      <w:r w:rsidRPr="00DE40FF">
        <w:rPr>
          <w:bCs/>
        </w:rPr>
        <w:t>of Cardiovascular Research in Africa (HICRA),</w:t>
      </w:r>
      <w:r>
        <w:rPr>
          <w:bCs/>
        </w:rPr>
        <w:t xml:space="preserve"> </w:t>
      </w:r>
      <w:r w:rsidRPr="00DE40FF">
        <w:rPr>
          <w:bCs/>
        </w:rPr>
        <w:t>and its</w:t>
      </w:r>
      <w:r>
        <w:rPr>
          <w:bCs/>
        </w:rPr>
        <w:t xml:space="preserve"> </w:t>
      </w:r>
      <w:r w:rsidRPr="00DE40FF">
        <w:rPr>
          <w:bCs/>
        </w:rPr>
        <w:t>cardiovascular genetics laboratory for assisting with</w:t>
      </w:r>
      <w:r>
        <w:rPr>
          <w:bCs/>
        </w:rPr>
        <w:t xml:space="preserve"> </w:t>
      </w:r>
      <w:proofErr w:type="gramStart"/>
      <w:r w:rsidRPr="00DE40FF">
        <w:rPr>
          <w:bCs/>
        </w:rPr>
        <w:t>all of</w:t>
      </w:r>
      <w:proofErr w:type="gramEnd"/>
      <w:r w:rsidRPr="00DE40FF">
        <w:rPr>
          <w:bCs/>
        </w:rPr>
        <w:t xml:space="preserve"> the preliminary wet laboratory work</w:t>
      </w:r>
      <w:r>
        <w:rPr>
          <w:bCs/>
        </w:rPr>
        <w:t xml:space="preserve">.  </w:t>
      </w:r>
      <w:r w:rsidRPr="00DE40FF">
        <w:rPr>
          <w:bCs/>
        </w:rPr>
        <w:t xml:space="preserve"> Finally, we would like to thank</w:t>
      </w:r>
      <w:r>
        <w:rPr>
          <w:bCs/>
        </w:rPr>
        <w:t xml:space="preserve"> </w:t>
      </w:r>
      <w:r w:rsidRPr="00DE40FF">
        <w:rPr>
          <w:bCs/>
        </w:rPr>
        <w:t>everyone who took the time to provide valuable</w:t>
      </w:r>
      <w:r>
        <w:rPr>
          <w:bCs/>
        </w:rPr>
        <w:t xml:space="preserve"> </w:t>
      </w:r>
      <w:r w:rsidRPr="00DE40FF">
        <w:rPr>
          <w:bCs/>
        </w:rPr>
        <w:t>input throughout this study.</w:t>
      </w:r>
    </w:p>
    <w:p w14:paraId="3781987C" w14:textId="28D1A07B" w:rsidR="00C17857" w:rsidRDefault="00C17857" w:rsidP="0093672A">
      <w:pPr>
        <w:spacing w:after="160" w:line="480" w:lineRule="auto"/>
        <w:rPr>
          <w:bCs/>
        </w:rPr>
      </w:pPr>
    </w:p>
    <w:p w14:paraId="3126845B" w14:textId="585E71F8" w:rsidR="00C17857" w:rsidRPr="00C17857" w:rsidRDefault="00C17857" w:rsidP="00C17857">
      <w:pPr>
        <w:spacing w:line="480" w:lineRule="auto"/>
        <w:jc w:val="both"/>
        <w:rPr>
          <w:rFonts w:cs="Arial"/>
          <w:i/>
          <w:iCs/>
          <w:spacing w:val="-4"/>
          <w:lang w:val="en-GB"/>
        </w:rPr>
      </w:pPr>
      <w:r w:rsidRPr="00C17857">
        <w:rPr>
          <w:rFonts w:cs="Arial"/>
          <w:i/>
          <w:iCs/>
          <w:spacing w:val="-4"/>
          <w:lang w:val="en-GB"/>
        </w:rPr>
        <w:t xml:space="preserve">Authors’ </w:t>
      </w:r>
      <w:r>
        <w:rPr>
          <w:rFonts w:cs="Arial"/>
          <w:i/>
          <w:iCs/>
          <w:spacing w:val="-4"/>
          <w:lang w:val="en-GB"/>
        </w:rPr>
        <w:t>Information</w:t>
      </w:r>
    </w:p>
    <w:p w14:paraId="79EDE579" w14:textId="7AC5049B" w:rsidR="00023C2F" w:rsidRDefault="00C17857" w:rsidP="00023C2F">
      <w:pPr>
        <w:spacing w:line="480" w:lineRule="auto"/>
      </w:pPr>
      <w:r>
        <w:t>Department of Medicine, University of Cape Town &amp; Groote Schuur Hospital, Cape Town, South Africa</w:t>
      </w:r>
      <w:r>
        <w:br/>
      </w:r>
      <w:r w:rsidR="00023C2F">
        <w:t xml:space="preserve">M </w:t>
      </w:r>
      <w:r w:rsidR="00023C2F" w:rsidRPr="00D05D0E">
        <w:t>Ta</w:t>
      </w:r>
      <w:r w:rsidR="00023C2F">
        <w:t xml:space="preserve">ariq Salie, </w:t>
      </w:r>
      <w:proofErr w:type="spellStart"/>
      <w:r w:rsidR="00023C2F" w:rsidRPr="00D05D0E">
        <w:t>Chishala</w:t>
      </w:r>
      <w:proofErr w:type="spellEnd"/>
      <w:r w:rsidR="00023C2F" w:rsidRPr="00D05D0E">
        <w:t xml:space="preserve"> </w:t>
      </w:r>
      <w:proofErr w:type="spellStart"/>
      <w:r w:rsidR="00023C2F" w:rsidRPr="00D05D0E">
        <w:t>Chishal</w:t>
      </w:r>
      <w:r w:rsidR="00023C2F">
        <w:t>a</w:t>
      </w:r>
      <w:proofErr w:type="spellEnd"/>
      <w:r w:rsidR="00023C2F" w:rsidRPr="00D05D0E">
        <w:t>,</w:t>
      </w:r>
      <w:r w:rsidR="00023C2F">
        <w:t xml:space="preserve"> Mark E Engel</w:t>
      </w:r>
    </w:p>
    <w:p w14:paraId="1D19C490" w14:textId="368949DE" w:rsidR="00C17857" w:rsidRDefault="00023C2F" w:rsidP="00C17857">
      <w:pPr>
        <w:spacing w:line="480" w:lineRule="auto"/>
      </w:pPr>
      <w:r>
        <w:br/>
      </w:r>
    </w:p>
    <w:p w14:paraId="2235424E" w14:textId="74768709" w:rsidR="00023C2F" w:rsidRDefault="00C17857" w:rsidP="00023C2F">
      <w:pPr>
        <w:spacing w:line="480" w:lineRule="auto"/>
      </w:pPr>
      <w:r>
        <w:lastRenderedPageBreak/>
        <w:t>Division of Cardiovascular Sciences, School of Medical Sciences, Faculty of Biology, Medicine and Health, The University of Manchester, UK</w:t>
      </w:r>
      <w:r>
        <w:br/>
      </w:r>
      <w:r w:rsidR="00023C2F">
        <w:t xml:space="preserve">Jing Yang, Simon Frain, </w:t>
      </w:r>
      <w:r w:rsidR="00023C2F" w:rsidRPr="00D05D0E">
        <w:t>Bernard Keavney</w:t>
      </w:r>
    </w:p>
    <w:p w14:paraId="448CF097" w14:textId="44A13333" w:rsidR="00023C2F" w:rsidRDefault="00C17857" w:rsidP="00023C2F">
      <w:pPr>
        <w:spacing w:line="480" w:lineRule="auto"/>
      </w:pPr>
      <w:r>
        <w:br/>
        <w:t>Stoller Biomarker Discovery Institute, Faculty of Biology, Medicine and Health, The University of Manchester, UK</w:t>
      </w:r>
      <w:r>
        <w:br/>
      </w:r>
      <w:r w:rsidR="00023C2F">
        <w:t xml:space="preserve">Carlos R Ramírez Medina, </w:t>
      </w:r>
      <w:r w:rsidR="00023C2F" w:rsidRPr="00284D1A">
        <w:t>Rachael Da Silva</w:t>
      </w:r>
      <w:r w:rsidR="00023C2F">
        <w:t xml:space="preserve">, </w:t>
      </w:r>
      <w:r w:rsidR="00023C2F" w:rsidRPr="00284D1A">
        <w:t>Dav</w:t>
      </w:r>
      <w:r w:rsidR="00023C2F">
        <w:t>id Lee,</w:t>
      </w:r>
      <w:r w:rsidR="00023C2F" w:rsidRPr="007938D8">
        <w:t xml:space="preserve"> </w:t>
      </w:r>
      <w:r w:rsidR="00023C2F">
        <w:t>Nophar Geifman, Anthony D Whetton</w:t>
      </w:r>
    </w:p>
    <w:p w14:paraId="00967C18" w14:textId="605066B6" w:rsidR="00C17857" w:rsidRDefault="00C17857" w:rsidP="00C17857">
      <w:pPr>
        <w:spacing w:line="480" w:lineRule="auto"/>
      </w:pPr>
    </w:p>
    <w:p w14:paraId="4582A175" w14:textId="2ABB16AD" w:rsidR="00023C2F" w:rsidRDefault="00C17857" w:rsidP="00023C2F">
      <w:pPr>
        <w:spacing w:line="480" w:lineRule="auto"/>
      </w:pPr>
      <w:r w:rsidRPr="00343515">
        <w:t>Division of Paediatric Cardiology, Department of Paediatrics and Child Health, Red Cross War Memorial Children’s Hospital and University of Cape Town, South Africa</w:t>
      </w:r>
      <w:r>
        <w:br/>
      </w:r>
      <w:r w:rsidR="00023C2F">
        <w:t xml:space="preserve">Liesl J </w:t>
      </w:r>
      <w:proofErr w:type="spellStart"/>
      <w:r w:rsidR="00023C2F">
        <w:t>Zühlke</w:t>
      </w:r>
      <w:proofErr w:type="spellEnd"/>
      <w:r w:rsidR="00023C2F">
        <w:t xml:space="preserve"> </w:t>
      </w:r>
    </w:p>
    <w:p w14:paraId="6C2F8809" w14:textId="3F78DE5F" w:rsidR="00C17857" w:rsidRDefault="00C17857" w:rsidP="00C17857">
      <w:pPr>
        <w:spacing w:line="480" w:lineRule="auto"/>
      </w:pPr>
    </w:p>
    <w:p w14:paraId="6B1813CD" w14:textId="77777777" w:rsidR="00C17857" w:rsidRDefault="00C17857" w:rsidP="00C17857">
      <w:pPr>
        <w:spacing w:line="480" w:lineRule="auto"/>
      </w:pPr>
      <w:r>
        <w:t xml:space="preserve">Division of Cardiology, University of Cape Town </w:t>
      </w:r>
      <w:r w:rsidRPr="00D05D0E">
        <w:t>&amp; Groote Schuur Hospital, Cape Town, South Africa</w:t>
      </w:r>
    </w:p>
    <w:p w14:paraId="6AED609B" w14:textId="1F0AF4FA" w:rsidR="00023C2F" w:rsidRDefault="00023C2F" w:rsidP="00023C2F">
      <w:pPr>
        <w:spacing w:line="480" w:lineRule="auto"/>
      </w:pPr>
      <w:proofErr w:type="spellStart"/>
      <w:r w:rsidRPr="00206D22">
        <w:t>Mpiko</w:t>
      </w:r>
      <w:proofErr w:type="spellEnd"/>
      <w:r w:rsidRPr="00206D22">
        <w:t xml:space="preserve"> </w:t>
      </w:r>
      <w:proofErr w:type="spellStart"/>
      <w:r w:rsidRPr="00206D22">
        <w:t>Ntsekh</w:t>
      </w:r>
      <w:r>
        <w:t>e</w:t>
      </w:r>
      <w:proofErr w:type="spellEnd"/>
      <w:r>
        <w:t xml:space="preserve"> </w:t>
      </w:r>
    </w:p>
    <w:p w14:paraId="15BC7FAF" w14:textId="77777777" w:rsidR="00C17857" w:rsidRDefault="00C17857" w:rsidP="00C17857">
      <w:pPr>
        <w:spacing w:line="480" w:lineRule="auto"/>
      </w:pPr>
    </w:p>
    <w:p w14:paraId="7B7B18BD" w14:textId="38DD336A" w:rsidR="00C17857" w:rsidRDefault="00C17857" w:rsidP="00C17857">
      <w:pPr>
        <w:spacing w:line="480" w:lineRule="auto"/>
      </w:pPr>
      <w:r w:rsidRPr="009162EE">
        <w:t>Cardiology Department of Medicine, Kenyatta National Hospital, University of Nairobi, Nairobi, Kenya</w:t>
      </w:r>
    </w:p>
    <w:p w14:paraId="396FCB1E" w14:textId="26E2337F" w:rsidR="00C17857" w:rsidRDefault="00023C2F" w:rsidP="00C17857">
      <w:pPr>
        <w:spacing w:line="480" w:lineRule="auto"/>
      </w:pPr>
      <w:r>
        <w:t xml:space="preserve">Bernard </w:t>
      </w:r>
      <w:proofErr w:type="spellStart"/>
      <w:r>
        <w:t>Gitura</w:t>
      </w:r>
      <w:proofErr w:type="spellEnd"/>
      <w:r>
        <w:t xml:space="preserve">, </w:t>
      </w:r>
      <w:r w:rsidR="00C17857" w:rsidRPr="00206D22">
        <w:t xml:space="preserve">Steve </w:t>
      </w:r>
      <w:proofErr w:type="spellStart"/>
      <w:r w:rsidR="00C17857" w:rsidRPr="00206D22">
        <w:t>Ogendo</w:t>
      </w:r>
      <w:proofErr w:type="spellEnd"/>
      <w:r w:rsidR="00C17857">
        <w:t xml:space="preserve"> </w:t>
      </w:r>
    </w:p>
    <w:p w14:paraId="4FAF7E57" w14:textId="77777777" w:rsidR="00023C2F" w:rsidRDefault="00023C2F" w:rsidP="00C17857">
      <w:pPr>
        <w:spacing w:line="480" w:lineRule="auto"/>
      </w:pPr>
    </w:p>
    <w:p w14:paraId="18D84E98" w14:textId="77777777" w:rsidR="00C17857" w:rsidRDefault="00C17857" w:rsidP="00C17857">
      <w:pPr>
        <w:spacing w:line="480" w:lineRule="auto"/>
      </w:pPr>
      <w:r w:rsidRPr="00E8757D">
        <w:t xml:space="preserve">Uganda Heart Institute, Departments of Adult and </w:t>
      </w:r>
      <w:proofErr w:type="spellStart"/>
      <w:r>
        <w:t>Pediatric</w:t>
      </w:r>
      <w:proofErr w:type="spellEnd"/>
      <w:r w:rsidRPr="00E8757D">
        <w:t xml:space="preserve"> </w:t>
      </w:r>
      <w:r>
        <w:t>Cardiology</w:t>
      </w:r>
      <w:r w:rsidRPr="00E8757D">
        <w:t>, Kampala, Uganda</w:t>
      </w:r>
      <w:r>
        <w:t xml:space="preserve"> </w:t>
      </w:r>
    </w:p>
    <w:p w14:paraId="71EF8701" w14:textId="72FDB14D" w:rsidR="00023C2F" w:rsidRDefault="00023C2F" w:rsidP="00023C2F">
      <w:pPr>
        <w:spacing w:line="480" w:lineRule="auto"/>
      </w:pPr>
      <w:r>
        <w:t xml:space="preserve">Emmy Okello, Peter </w:t>
      </w:r>
      <w:proofErr w:type="spellStart"/>
      <w:r>
        <w:t>Lwabi</w:t>
      </w:r>
      <w:proofErr w:type="spellEnd"/>
    </w:p>
    <w:p w14:paraId="55FA88EC" w14:textId="0D1B23A2" w:rsidR="00023C2F" w:rsidRDefault="00023C2F" w:rsidP="00023C2F">
      <w:pPr>
        <w:spacing w:line="480" w:lineRule="auto"/>
      </w:pPr>
    </w:p>
    <w:p w14:paraId="7C9BBE0E" w14:textId="77777777" w:rsidR="00C17857" w:rsidRDefault="00C17857" w:rsidP="00C17857">
      <w:pPr>
        <w:spacing w:line="480" w:lineRule="auto"/>
      </w:pPr>
      <w:r w:rsidRPr="00E8757D">
        <w:t>University Teaching Hospital – Children’s Hospital, University of Zambia, Lusaka, Zambia</w:t>
      </w:r>
    </w:p>
    <w:p w14:paraId="424F0840" w14:textId="5FE2981A" w:rsidR="00C17857" w:rsidRDefault="00023C2F" w:rsidP="00023C2F">
      <w:pPr>
        <w:spacing w:line="480" w:lineRule="auto"/>
      </w:pPr>
      <w:r w:rsidRPr="00206D22">
        <w:lastRenderedPageBreak/>
        <w:t xml:space="preserve">John </w:t>
      </w:r>
      <w:proofErr w:type="spellStart"/>
      <w:r w:rsidRPr="00206D22">
        <w:t>Musuku</w:t>
      </w:r>
      <w:proofErr w:type="spellEnd"/>
      <w:r w:rsidRPr="00206D22">
        <w:t>,</w:t>
      </w:r>
      <w:r>
        <w:t xml:space="preserve"> </w:t>
      </w:r>
      <w:r w:rsidR="00C17857">
        <w:t xml:space="preserve">Agnes </w:t>
      </w:r>
      <w:proofErr w:type="spellStart"/>
      <w:r w:rsidR="00C17857">
        <w:t>Mtaja</w:t>
      </w:r>
      <w:proofErr w:type="spellEnd"/>
    </w:p>
    <w:p w14:paraId="12F20141" w14:textId="77777777" w:rsidR="00023C2F" w:rsidRDefault="00023C2F" w:rsidP="00023C2F">
      <w:pPr>
        <w:spacing w:line="480" w:lineRule="auto"/>
      </w:pPr>
    </w:p>
    <w:p w14:paraId="7A9E0740" w14:textId="5E9FBB17" w:rsidR="00023C2F" w:rsidRDefault="00C17857" w:rsidP="00023C2F">
      <w:pPr>
        <w:spacing w:line="480" w:lineRule="auto"/>
      </w:pPr>
      <w:r w:rsidRPr="00E8757D">
        <w:t>Rheumatic Heart Disease Clinic, Windhoek Central Hospital, Ministry of Health and Social Services, Windhoek, Republic of Namibia</w:t>
      </w:r>
      <w:r>
        <w:br/>
      </w:r>
      <w:r w:rsidR="00023C2F" w:rsidRPr="00206D22">
        <w:t>Christopher Hugo-Hamman</w:t>
      </w:r>
    </w:p>
    <w:p w14:paraId="289391C9" w14:textId="3927A824" w:rsidR="00C17857" w:rsidRDefault="00C17857" w:rsidP="00C17857">
      <w:pPr>
        <w:spacing w:line="480" w:lineRule="auto"/>
      </w:pPr>
      <w:r>
        <w:br/>
      </w:r>
      <w:r w:rsidRPr="00E8757D">
        <w:t xml:space="preserve">Department of Cardiothoracic Surgery, </w:t>
      </w:r>
      <w:proofErr w:type="spellStart"/>
      <w:r w:rsidRPr="00E8757D">
        <w:t>Alshaab</w:t>
      </w:r>
      <w:proofErr w:type="spellEnd"/>
      <w:r w:rsidRPr="00E8757D">
        <w:t xml:space="preserve"> Teaching Hospital, </w:t>
      </w:r>
      <w:proofErr w:type="spellStart"/>
      <w:r w:rsidRPr="00E8757D">
        <w:t>Alazhari</w:t>
      </w:r>
      <w:proofErr w:type="spellEnd"/>
      <w:r w:rsidRPr="00E8757D">
        <w:t xml:space="preserve"> Health </w:t>
      </w:r>
      <w:proofErr w:type="gramStart"/>
      <w:r w:rsidRPr="00E8757D">
        <w:t xml:space="preserve">Research  </w:t>
      </w:r>
      <w:proofErr w:type="spellStart"/>
      <w:r w:rsidRPr="00E8757D">
        <w:t>Center</w:t>
      </w:r>
      <w:proofErr w:type="spellEnd"/>
      <w:proofErr w:type="gramEnd"/>
      <w:r w:rsidRPr="00E8757D">
        <w:t xml:space="preserve">, </w:t>
      </w:r>
      <w:proofErr w:type="spellStart"/>
      <w:r w:rsidRPr="00E8757D">
        <w:t>Alzaiem</w:t>
      </w:r>
      <w:proofErr w:type="spellEnd"/>
      <w:r w:rsidRPr="00E8757D">
        <w:t xml:space="preserve"> </w:t>
      </w:r>
      <w:proofErr w:type="spellStart"/>
      <w:r w:rsidRPr="00E8757D">
        <w:t>Alazhari</w:t>
      </w:r>
      <w:proofErr w:type="spellEnd"/>
      <w:r w:rsidRPr="00E8757D">
        <w:t xml:space="preserve"> University, Khartoum, Sudan</w:t>
      </w:r>
    </w:p>
    <w:p w14:paraId="404CA4F6" w14:textId="4314C93B" w:rsidR="00C17857" w:rsidRDefault="00023C2F" w:rsidP="00C17857">
      <w:pPr>
        <w:spacing w:line="480" w:lineRule="auto"/>
      </w:pPr>
      <w:r w:rsidRPr="00206D22">
        <w:t>Ahmed El-Sayed</w:t>
      </w:r>
      <w:r w:rsidRPr="007938D8">
        <w:t xml:space="preserve"> </w:t>
      </w:r>
      <w:r>
        <w:br/>
      </w:r>
    </w:p>
    <w:p w14:paraId="484D3BEC" w14:textId="77777777" w:rsidR="00C17857" w:rsidRDefault="00C17857" w:rsidP="00C17857">
      <w:pPr>
        <w:spacing w:line="480" w:lineRule="auto"/>
      </w:pPr>
      <w:r w:rsidRPr="00E8757D">
        <w:t xml:space="preserve">Faculty of Medicine, Eduardo Mondlane University / </w:t>
      </w:r>
      <w:proofErr w:type="spellStart"/>
      <w:r w:rsidRPr="00E8757D">
        <w:t>Nucleo</w:t>
      </w:r>
      <w:proofErr w:type="spellEnd"/>
      <w:r w:rsidRPr="00E8757D">
        <w:t xml:space="preserve"> de </w:t>
      </w:r>
      <w:proofErr w:type="spellStart"/>
      <w:r w:rsidRPr="00E8757D">
        <w:t>Investigaçao</w:t>
      </w:r>
      <w:proofErr w:type="spellEnd"/>
      <w:r w:rsidRPr="00E8757D">
        <w:t xml:space="preserve">, </w:t>
      </w:r>
      <w:proofErr w:type="spellStart"/>
      <w:r w:rsidRPr="00E8757D">
        <w:t>Departamento</w:t>
      </w:r>
      <w:proofErr w:type="spellEnd"/>
      <w:r w:rsidRPr="00E8757D">
        <w:t xml:space="preserve"> de </w:t>
      </w:r>
      <w:proofErr w:type="spellStart"/>
      <w:r w:rsidRPr="00E8757D">
        <w:t>Medicina</w:t>
      </w:r>
      <w:proofErr w:type="spellEnd"/>
      <w:r w:rsidRPr="00E8757D">
        <w:t>, Hospital Central de Maputo, Maputo, Mozambique</w:t>
      </w:r>
    </w:p>
    <w:p w14:paraId="02464FFD" w14:textId="5E6FF505" w:rsidR="00023C2F" w:rsidRDefault="00023C2F" w:rsidP="00023C2F">
      <w:pPr>
        <w:spacing w:line="480" w:lineRule="auto"/>
      </w:pPr>
      <w:proofErr w:type="spellStart"/>
      <w:r>
        <w:t>Albertino</w:t>
      </w:r>
      <w:proofErr w:type="spellEnd"/>
      <w:r>
        <w:t xml:space="preserve"> </w:t>
      </w:r>
      <w:proofErr w:type="spellStart"/>
      <w:r>
        <w:t>Damasceno</w:t>
      </w:r>
      <w:proofErr w:type="spellEnd"/>
    </w:p>
    <w:p w14:paraId="56009676" w14:textId="77777777" w:rsidR="00C17857" w:rsidRDefault="00C17857" w:rsidP="00C17857">
      <w:pPr>
        <w:spacing w:line="480" w:lineRule="auto"/>
      </w:pPr>
    </w:p>
    <w:p w14:paraId="60DBEECC" w14:textId="77777777" w:rsidR="00C17857" w:rsidRDefault="00C17857" w:rsidP="00C17857">
      <w:pPr>
        <w:spacing w:after="160" w:line="360" w:lineRule="auto"/>
      </w:pPr>
      <w:proofErr w:type="spellStart"/>
      <w:r>
        <w:t>Universidade</w:t>
      </w:r>
      <w:proofErr w:type="spellEnd"/>
      <w:r>
        <w:t xml:space="preserve"> Eduardo Mondlane, </w:t>
      </w:r>
      <w:proofErr w:type="spellStart"/>
      <w:r>
        <w:t>Faculdade</w:t>
      </w:r>
      <w:proofErr w:type="spellEnd"/>
      <w:r>
        <w:t xml:space="preserve"> de </w:t>
      </w:r>
      <w:proofErr w:type="spellStart"/>
      <w:r>
        <w:t>Medicina</w:t>
      </w:r>
      <w:proofErr w:type="spellEnd"/>
      <w:r>
        <w:t>, Maputo, Mozambique</w:t>
      </w:r>
    </w:p>
    <w:p w14:paraId="7064F906" w14:textId="77777777" w:rsidR="00C17857" w:rsidRDefault="00C17857" w:rsidP="00C17857">
      <w:pPr>
        <w:spacing w:after="160" w:line="360" w:lineRule="auto"/>
      </w:pPr>
      <w:r>
        <w:t xml:space="preserve">Instituto Nacional de </w:t>
      </w:r>
      <w:proofErr w:type="spellStart"/>
      <w:r>
        <w:t>Saude</w:t>
      </w:r>
      <w:proofErr w:type="spellEnd"/>
      <w:r>
        <w:t xml:space="preserve">, Division of </w:t>
      </w:r>
      <w:proofErr w:type="gramStart"/>
      <w:r>
        <w:t>Non Communicable</w:t>
      </w:r>
      <w:proofErr w:type="gramEnd"/>
      <w:r>
        <w:t xml:space="preserve"> Diseases, Vila de Marracuene, Mozambique</w:t>
      </w:r>
    </w:p>
    <w:p w14:paraId="1B734B64" w14:textId="3445647B" w:rsidR="00023C2F" w:rsidRDefault="00023C2F" w:rsidP="00023C2F">
      <w:pPr>
        <w:spacing w:line="480" w:lineRule="auto"/>
      </w:pPr>
      <w:r w:rsidRPr="00206D22">
        <w:t>Ana Mocumbi</w:t>
      </w:r>
    </w:p>
    <w:p w14:paraId="6CB2511D" w14:textId="77777777" w:rsidR="00C17857" w:rsidRDefault="00C17857" w:rsidP="00C17857">
      <w:pPr>
        <w:spacing w:line="480" w:lineRule="auto"/>
      </w:pPr>
    </w:p>
    <w:p w14:paraId="6FCABB9D" w14:textId="77777777" w:rsidR="00C17857" w:rsidRDefault="00C17857" w:rsidP="00C17857">
      <w:pPr>
        <w:spacing w:line="480" w:lineRule="auto"/>
      </w:pPr>
      <w:r w:rsidRPr="00E8757D">
        <w:t>Departments of Paediatrics</w:t>
      </w:r>
      <w:r>
        <w:t xml:space="preserve">, College of Health Sciences, </w:t>
      </w:r>
      <w:r w:rsidRPr="00E8757D">
        <w:t xml:space="preserve">University </w:t>
      </w:r>
      <w:r>
        <w:t>of Jos</w:t>
      </w:r>
      <w:r w:rsidRPr="00E8757D">
        <w:t>, Jos, Plateau State</w:t>
      </w:r>
      <w:r>
        <w:t>,</w:t>
      </w:r>
      <w:r w:rsidRPr="00E8757D">
        <w:t xml:space="preserve"> Nigeria</w:t>
      </w:r>
    </w:p>
    <w:p w14:paraId="4B89C39A" w14:textId="444197B7" w:rsidR="00C17857" w:rsidRDefault="00023C2F" w:rsidP="00023C2F">
      <w:pPr>
        <w:spacing w:line="480" w:lineRule="auto"/>
      </w:pPr>
      <w:r w:rsidRPr="00206D22">
        <w:t>Fidelia Bode-Thomas</w:t>
      </w:r>
      <w:r>
        <w:t xml:space="preserve">, </w:t>
      </w:r>
      <w:r w:rsidR="00C17857">
        <w:t xml:space="preserve">Christopher </w:t>
      </w:r>
      <w:proofErr w:type="spellStart"/>
      <w:r w:rsidR="00C17857">
        <w:t>Yilgwan</w:t>
      </w:r>
      <w:proofErr w:type="spellEnd"/>
      <w:r w:rsidR="00C17857">
        <w:t xml:space="preserve">, Ganiyu </w:t>
      </w:r>
      <w:proofErr w:type="spellStart"/>
      <w:r w:rsidR="00C17857">
        <w:t>Amusa</w:t>
      </w:r>
      <w:proofErr w:type="spellEnd"/>
    </w:p>
    <w:p w14:paraId="7F21BB7D" w14:textId="1B80FC63" w:rsidR="00C17857" w:rsidRDefault="00C17857" w:rsidP="00C17857">
      <w:pPr>
        <w:spacing w:line="480" w:lineRule="auto"/>
      </w:pPr>
      <w:r>
        <w:br/>
        <w:t>Medical Research Council, Banjul, Gambia</w:t>
      </w:r>
    </w:p>
    <w:p w14:paraId="4C22B4BA" w14:textId="4601BF1F" w:rsidR="00C17857" w:rsidRDefault="00023C2F" w:rsidP="00C17857">
      <w:pPr>
        <w:spacing w:line="480" w:lineRule="auto"/>
      </w:pPr>
      <w:proofErr w:type="spellStart"/>
      <w:r>
        <w:t>Esin</w:t>
      </w:r>
      <w:proofErr w:type="spellEnd"/>
      <w:r>
        <w:t xml:space="preserve"> </w:t>
      </w:r>
      <w:proofErr w:type="spellStart"/>
      <w:r>
        <w:t>Nkereuwem</w:t>
      </w:r>
      <w:proofErr w:type="spellEnd"/>
    </w:p>
    <w:p w14:paraId="55A28CAA" w14:textId="77777777" w:rsidR="00023C2F" w:rsidRDefault="00023C2F" w:rsidP="00C17857">
      <w:pPr>
        <w:spacing w:line="480" w:lineRule="auto"/>
      </w:pPr>
    </w:p>
    <w:p w14:paraId="384D0220" w14:textId="77777777" w:rsidR="00C17857" w:rsidRDefault="00C17857" w:rsidP="00C17857">
      <w:pPr>
        <w:spacing w:line="480" w:lineRule="auto"/>
      </w:pPr>
      <w:r>
        <w:t xml:space="preserve">Department of Medicine and </w:t>
      </w:r>
      <w:r w:rsidRPr="00E8757D">
        <w:t>Hatter Institute for Cardiovascular Diseases Research in Africa (HICRA)</w:t>
      </w:r>
      <w:r>
        <w:t xml:space="preserve"> &amp; Cape Heart Institute (CHI)</w:t>
      </w:r>
      <w:r w:rsidRPr="00E8757D">
        <w:t>, University of Cape Town, Cape Town, South Africa</w:t>
      </w:r>
    </w:p>
    <w:p w14:paraId="16272444" w14:textId="0B1D2313" w:rsidR="00023C2F" w:rsidRDefault="00023C2F" w:rsidP="00023C2F">
      <w:pPr>
        <w:spacing w:line="480" w:lineRule="auto"/>
      </w:pPr>
      <w:proofErr w:type="spellStart"/>
      <w:r w:rsidRPr="00D05D0E">
        <w:t>Gasnat</w:t>
      </w:r>
      <w:proofErr w:type="spellEnd"/>
      <w:r w:rsidRPr="00D05D0E">
        <w:t xml:space="preserve"> </w:t>
      </w:r>
      <w:proofErr w:type="spellStart"/>
      <w:r w:rsidRPr="00D05D0E">
        <w:t>Shaboodien</w:t>
      </w:r>
      <w:proofErr w:type="spellEnd"/>
    </w:p>
    <w:p w14:paraId="7D5757D1" w14:textId="77777777" w:rsidR="00C17857" w:rsidRDefault="00C17857" w:rsidP="00C17857">
      <w:pPr>
        <w:spacing w:line="480" w:lineRule="auto"/>
      </w:pPr>
    </w:p>
    <w:p w14:paraId="0D065FAF" w14:textId="77777777" w:rsidR="00C17857" w:rsidRPr="0093672A" w:rsidRDefault="00C17857" w:rsidP="0093672A">
      <w:pPr>
        <w:spacing w:after="160" w:line="480" w:lineRule="auto"/>
        <w:rPr>
          <w:bCs/>
        </w:rPr>
      </w:pPr>
    </w:p>
    <w:p w14:paraId="73384326" w14:textId="77777777" w:rsidR="0038566A" w:rsidRDefault="0038566A" w:rsidP="0093672A">
      <w:pPr>
        <w:spacing w:after="160" w:line="259" w:lineRule="auto"/>
        <w:rPr>
          <w:b/>
          <w:bCs/>
        </w:rPr>
      </w:pPr>
    </w:p>
    <w:p w14:paraId="390793D7" w14:textId="33A244DB" w:rsidR="00A246A6" w:rsidRPr="0093672A" w:rsidRDefault="00A246A6" w:rsidP="0093672A">
      <w:pPr>
        <w:spacing w:after="160" w:line="259" w:lineRule="auto"/>
        <w:rPr>
          <w:rFonts w:asciiTheme="majorHAnsi" w:hAnsiTheme="majorHAnsi" w:cstheme="majorHAnsi"/>
          <w:lang w:val="en-US"/>
        </w:rPr>
      </w:pPr>
      <w:r w:rsidRPr="002C3B21">
        <w:rPr>
          <w:b/>
          <w:bCs/>
        </w:rPr>
        <w:t>References</w:t>
      </w:r>
      <w:r>
        <w:rPr>
          <w:b/>
          <w:bCs/>
        </w:rPr>
        <w:t>:</w:t>
      </w:r>
    </w:p>
    <w:p w14:paraId="50320AA8" w14:textId="77777777" w:rsidR="003B0CEF" w:rsidRPr="003B0CEF" w:rsidRDefault="00A246A6" w:rsidP="003B0CEF">
      <w:pPr>
        <w:pStyle w:val="EndNoteBibliography"/>
        <w:spacing w:after="0"/>
      </w:pPr>
      <w:r w:rsidRPr="00F86A25">
        <w:rPr>
          <w:rFonts w:ascii="Times New Roman" w:hAnsi="Times New Roman" w:cs="Times New Roman"/>
          <w:szCs w:val="24"/>
        </w:rPr>
        <w:fldChar w:fldCharType="begin"/>
      </w:r>
      <w:r w:rsidRPr="00F86A25">
        <w:rPr>
          <w:rFonts w:ascii="Times New Roman" w:hAnsi="Times New Roman" w:cs="Times New Roman"/>
          <w:szCs w:val="24"/>
        </w:rPr>
        <w:instrText xml:space="preserve"> ADDIN EN.REFLIST </w:instrText>
      </w:r>
      <w:r w:rsidRPr="00F86A25">
        <w:rPr>
          <w:rFonts w:ascii="Times New Roman" w:hAnsi="Times New Roman" w:cs="Times New Roman"/>
          <w:szCs w:val="24"/>
        </w:rPr>
        <w:fldChar w:fldCharType="separate"/>
      </w:r>
      <w:r w:rsidR="003B0CEF" w:rsidRPr="003B0CEF">
        <w:t>1.</w:t>
      </w:r>
      <w:r w:rsidR="003B0CEF" w:rsidRPr="003B0CEF">
        <w:tab/>
        <w:t>Zühlke LJ, Beaton A, Engel ME, Hugo-Hamman CT, Karthikeyan G, Katzenellenbogen JM, Ntusi N, Ralph AP, Saxena A, Smeesters PR. Group A streptococcus, acute rheumatic fever and rheumatic heart disease: epidemiology and clinical considerations. Current treatment options in cardiovascular medicine 2017;</w:t>
      </w:r>
      <w:r w:rsidR="003B0CEF" w:rsidRPr="003B0CEF">
        <w:rPr>
          <w:b/>
        </w:rPr>
        <w:t>19</w:t>
      </w:r>
      <w:r w:rsidR="003B0CEF" w:rsidRPr="003B0CEF">
        <w:t>(2):15.</w:t>
      </w:r>
    </w:p>
    <w:p w14:paraId="7CD8D5CF" w14:textId="77777777" w:rsidR="003B0CEF" w:rsidRPr="003B0CEF" w:rsidRDefault="003B0CEF" w:rsidP="003B0CEF">
      <w:pPr>
        <w:pStyle w:val="EndNoteBibliography"/>
        <w:spacing w:after="0"/>
      </w:pPr>
      <w:r w:rsidRPr="003B0CEF">
        <w:t>2.</w:t>
      </w:r>
      <w:r w:rsidRPr="003B0CEF">
        <w:tab/>
        <w:t>Watkins DA, Zuhlke LJ, Engel ME, Mayosi BMJS. Rheumatic fever: neglected again. 2009;</w:t>
      </w:r>
      <w:r w:rsidRPr="003B0CEF">
        <w:rPr>
          <w:b/>
        </w:rPr>
        <w:t>324</w:t>
      </w:r>
      <w:r w:rsidRPr="003B0CEF">
        <w:t>(5923):37-37.</w:t>
      </w:r>
    </w:p>
    <w:p w14:paraId="50A086DB" w14:textId="77777777" w:rsidR="003B0CEF" w:rsidRPr="003B0CEF" w:rsidRDefault="003B0CEF" w:rsidP="003B0CEF">
      <w:pPr>
        <w:pStyle w:val="EndNoteBibliography"/>
        <w:spacing w:after="0"/>
      </w:pPr>
      <w:r w:rsidRPr="003B0CEF">
        <w:t>3.</w:t>
      </w:r>
      <w:r w:rsidRPr="003B0CEF">
        <w:tab/>
        <w:t>Roth GA, Mensah GA, Johnson CO, Addolorato G, Ammirati E, Baddour LM, Barengo NC, Beaton AZ, Benjamin EJ, Benziger CP, Bonny A, Brauer M, Brodmann M, Cahill TJ, Carapetis J, Catapano AL, Chugh SS, Cooper LT, Coresh J, Criqui M, DeCleene N, Eagle KA, Emmons-Bell S, Feigin VL, Fernandez-Sola J, Fowkes G, Gakidou E, Grundy SM, He FJ, Howard G, Hu F, Inker L, Karthikeyan G, Kassebaum N, Koroshetz W, Lavie C, Lloyd-Jones D, Lu HS, Mirijello A, Temesgen AM, Mokdad A, Moran AE, Muntner P, Narula J, Neal B, Ntsekhe M, Moraes de Oliveira G, Otto C, Owolabi M, Pratt M, Rajagopalan S, Reitsma M, Ribeiro ALP, Rigotti N, Rodgers A, Sable C, Shakil S, Sliwa-Hahnle K, Stark B, Sundstrom J, Timpel P, Tleyjeh IM, Valgimigli M, Vos T, Whelton PK, Yacoub M, Zuhlke L, Murray C, Fuster V, Group G-N-JGBoCDW. Global Burden of Cardiovascular Diseases and Risk Factors, 1990-2019: Update From the GBD 2019 Study. J Am Coll Cardiol 2020;</w:t>
      </w:r>
      <w:r w:rsidRPr="003B0CEF">
        <w:rPr>
          <w:b/>
        </w:rPr>
        <w:t>76</w:t>
      </w:r>
      <w:r w:rsidRPr="003B0CEF">
        <w:t>(25):2982-3021.</w:t>
      </w:r>
    </w:p>
    <w:p w14:paraId="52943702" w14:textId="77777777" w:rsidR="003B0CEF" w:rsidRPr="003B0CEF" w:rsidRDefault="003B0CEF" w:rsidP="003B0CEF">
      <w:pPr>
        <w:pStyle w:val="EndNoteBibliography"/>
        <w:spacing w:after="0"/>
      </w:pPr>
      <w:r w:rsidRPr="003B0CEF">
        <w:t>4.</w:t>
      </w:r>
      <w:r w:rsidRPr="003B0CEF">
        <w:tab/>
        <w:t>Carapetis JR, Zuhlke L, Taubert K, Narula J. Continued challenge of rheumatic heart disease: the gap of understanding or the gap of implementation? Glob Heart 2013;</w:t>
      </w:r>
      <w:r w:rsidRPr="003B0CEF">
        <w:rPr>
          <w:b/>
        </w:rPr>
        <w:t>8</w:t>
      </w:r>
      <w:r w:rsidRPr="003B0CEF">
        <w:t>(3):185-6.</w:t>
      </w:r>
    </w:p>
    <w:p w14:paraId="2E4E0BEF" w14:textId="77777777" w:rsidR="003B0CEF" w:rsidRPr="003B0CEF" w:rsidRDefault="003B0CEF" w:rsidP="003B0CEF">
      <w:pPr>
        <w:pStyle w:val="EndNoteBibliography"/>
        <w:spacing w:after="0"/>
      </w:pPr>
      <w:r w:rsidRPr="003B0CEF">
        <w:t>5.</w:t>
      </w:r>
      <w:r w:rsidRPr="003B0CEF">
        <w:tab/>
        <w:t>Carapetis JR, Beaton A, Cunningham MW, Guilherme L, Karthikeyan G, Mayosi BM, Sable C, Steer A, Wilson N, Wyber R, Zuhlke L. Acute rheumatic fever and rheumatic heart disease. Nat Rev Dis Primers 2016;</w:t>
      </w:r>
      <w:r w:rsidRPr="003B0CEF">
        <w:rPr>
          <w:b/>
        </w:rPr>
        <w:t>2</w:t>
      </w:r>
      <w:r w:rsidRPr="003B0CEF">
        <w:t>:15084.</w:t>
      </w:r>
    </w:p>
    <w:p w14:paraId="5C3F39B3" w14:textId="77777777" w:rsidR="003B0CEF" w:rsidRPr="003B0CEF" w:rsidRDefault="003B0CEF" w:rsidP="003B0CEF">
      <w:pPr>
        <w:pStyle w:val="EndNoteBibliography"/>
        <w:spacing w:after="0"/>
      </w:pPr>
      <w:r w:rsidRPr="003B0CEF">
        <w:t>6.</w:t>
      </w:r>
      <w:r w:rsidRPr="003B0CEF">
        <w:tab/>
        <w:t>Faé KC, da Silva DD, Oshiro SE, Tanaka AC, Pomerantzeff PM, Douay C, Charron D, Toubert A, Cunningham MW, Kalil J. Mimicry in recognition of cardiac myosin peptides by heart-intralesional T cell clones from rheumatic heart disease. The Journal of Immunology 2006;</w:t>
      </w:r>
      <w:r w:rsidRPr="003B0CEF">
        <w:rPr>
          <w:b/>
        </w:rPr>
        <w:t>176</w:t>
      </w:r>
      <w:r w:rsidRPr="003B0CEF">
        <w:t>(9):5662-5670.</w:t>
      </w:r>
    </w:p>
    <w:p w14:paraId="7E8C7E85" w14:textId="77777777" w:rsidR="003B0CEF" w:rsidRPr="003B0CEF" w:rsidRDefault="003B0CEF" w:rsidP="003B0CEF">
      <w:pPr>
        <w:pStyle w:val="EndNoteBibliography"/>
        <w:spacing w:after="0"/>
      </w:pPr>
      <w:r w:rsidRPr="003B0CEF">
        <w:t>7.</w:t>
      </w:r>
      <w:r w:rsidRPr="003B0CEF">
        <w:tab/>
        <w:t>Guilherme L, Cunha-Neto E, Coelho V, Snitcowsky R, Pomerantzeff P, Assis R, Pedra F, Neumann J, Goldberg A, Patarroyo M. Human heart–infiltrating T-Cell clones from rheumatic heart disease patients recognize both streptococcal and cardiac proteins. Circulation 1995;</w:t>
      </w:r>
      <w:r w:rsidRPr="003B0CEF">
        <w:rPr>
          <w:b/>
        </w:rPr>
        <w:t>92</w:t>
      </w:r>
      <w:r w:rsidRPr="003B0CEF">
        <w:t>(3):415-420.</w:t>
      </w:r>
    </w:p>
    <w:p w14:paraId="6F0E1784" w14:textId="77777777" w:rsidR="003B0CEF" w:rsidRPr="003B0CEF" w:rsidRDefault="003B0CEF" w:rsidP="003B0CEF">
      <w:pPr>
        <w:pStyle w:val="EndNoteBibliography"/>
        <w:spacing w:after="0"/>
      </w:pPr>
      <w:r w:rsidRPr="003B0CEF">
        <w:t>8.</w:t>
      </w:r>
      <w:r w:rsidRPr="003B0CEF">
        <w:tab/>
        <w:t>Carapetis JR, Steer AC, Mulholland EK, Weber M. The global burden of group A streptococcal diseases. The Lancet infectious diseases 2005;</w:t>
      </w:r>
      <w:r w:rsidRPr="003B0CEF">
        <w:rPr>
          <w:b/>
        </w:rPr>
        <w:t>5</w:t>
      </w:r>
      <w:r w:rsidRPr="003B0CEF">
        <w:t>(11):685-694.</w:t>
      </w:r>
    </w:p>
    <w:p w14:paraId="0F517353" w14:textId="77777777" w:rsidR="003B0CEF" w:rsidRPr="003B0CEF" w:rsidRDefault="003B0CEF" w:rsidP="003B0CEF">
      <w:pPr>
        <w:pStyle w:val="EndNoteBibliography"/>
        <w:spacing w:after="0"/>
      </w:pPr>
      <w:r w:rsidRPr="003B0CEF">
        <w:t>9.</w:t>
      </w:r>
      <w:r w:rsidRPr="003B0CEF">
        <w:tab/>
        <w:t>Zuhlke LJ, Engel ME, Watkins D, Mayosi BM. Incidence, prevalence and outcome of rheumatic heart disease in South Africa: a systematic review of contemporary studies. Int J Cardiol 2015;</w:t>
      </w:r>
      <w:r w:rsidRPr="003B0CEF">
        <w:rPr>
          <w:b/>
        </w:rPr>
        <w:t>199</w:t>
      </w:r>
      <w:r w:rsidRPr="003B0CEF">
        <w:t>:375-83.</w:t>
      </w:r>
    </w:p>
    <w:p w14:paraId="44322234" w14:textId="77777777" w:rsidR="003B0CEF" w:rsidRPr="003B0CEF" w:rsidRDefault="003B0CEF" w:rsidP="003B0CEF">
      <w:pPr>
        <w:pStyle w:val="EndNoteBibliography"/>
        <w:spacing w:after="0"/>
      </w:pPr>
      <w:r w:rsidRPr="003B0CEF">
        <w:t>10.</w:t>
      </w:r>
      <w:r w:rsidRPr="003B0CEF">
        <w:tab/>
        <w:t xml:space="preserve">Gewitz MH, Baltimore RS, Tani LY, Sable CA, Shulman ST, Carapetis J, Remenyi B, Taubert KA, Bolger AF, Beerman L. Revision of the Jones Criteria for the diagnosis of acute rheumatic fever in the </w:t>
      </w:r>
      <w:r w:rsidRPr="003B0CEF">
        <w:lastRenderedPageBreak/>
        <w:t>era of Doppler echocardiography: a scientific statement from the American Heart Association. Circulation 2015;</w:t>
      </w:r>
      <w:r w:rsidRPr="003B0CEF">
        <w:rPr>
          <w:b/>
        </w:rPr>
        <w:t>131</w:t>
      </w:r>
      <w:r w:rsidRPr="003B0CEF">
        <w:t>(20):1806-1818.</w:t>
      </w:r>
    </w:p>
    <w:p w14:paraId="4170A72E" w14:textId="77777777" w:rsidR="003B0CEF" w:rsidRPr="003B0CEF" w:rsidRDefault="003B0CEF" w:rsidP="003B0CEF">
      <w:pPr>
        <w:pStyle w:val="EndNoteBibliography"/>
        <w:spacing w:after="0"/>
      </w:pPr>
      <w:r w:rsidRPr="003B0CEF">
        <w:t>11.</w:t>
      </w:r>
      <w:r w:rsidRPr="003B0CEF">
        <w:tab/>
        <w:t>Tubridy-Clark M, Carapetis JR. Subclinical carditis in rheumatic fever: a systematic review. Int J Cardiol 2007;</w:t>
      </w:r>
      <w:r w:rsidRPr="003B0CEF">
        <w:rPr>
          <w:b/>
        </w:rPr>
        <w:t>119</w:t>
      </w:r>
      <w:r w:rsidRPr="003B0CEF">
        <w:t>(1):54-8.</w:t>
      </w:r>
    </w:p>
    <w:p w14:paraId="00B064F7" w14:textId="77777777" w:rsidR="003B0CEF" w:rsidRPr="003B0CEF" w:rsidRDefault="003B0CEF" w:rsidP="003B0CEF">
      <w:pPr>
        <w:pStyle w:val="EndNoteBibliography"/>
        <w:spacing w:after="0"/>
      </w:pPr>
      <w:r w:rsidRPr="003B0CEF">
        <w:t>12.</w:t>
      </w:r>
      <w:r w:rsidRPr="003B0CEF">
        <w:tab/>
        <w:t>Okello E, Wanzhu Z, Musoke C, Kakande B, Mondo CK, Freers J, Twalib A, Lwabi P, Wilson NB, Odoi-Adome R. Cardiovascular complications in newly diagnosed rheumatic heart disease patients at Mulago Hospital, Uganda. Cardiovascular journal of Africa 2013;</w:t>
      </w:r>
      <w:r w:rsidRPr="003B0CEF">
        <w:rPr>
          <w:b/>
        </w:rPr>
        <w:t>24</w:t>
      </w:r>
      <w:r w:rsidRPr="003B0CEF">
        <w:t>(3):82.</w:t>
      </w:r>
    </w:p>
    <w:p w14:paraId="6AD0FDD1" w14:textId="77777777" w:rsidR="003B0CEF" w:rsidRPr="003B0CEF" w:rsidRDefault="003B0CEF" w:rsidP="003B0CEF">
      <w:pPr>
        <w:pStyle w:val="EndNoteBibliography"/>
        <w:spacing w:after="0"/>
      </w:pPr>
      <w:r w:rsidRPr="003B0CEF">
        <w:t>13.</w:t>
      </w:r>
      <w:r w:rsidRPr="003B0CEF">
        <w:tab/>
        <w:t>Bergmark R, Bergmark B, Blander J, Fataki M, Janabi M. Burden of disease and barriers to the diagnosis and treatment of group a beta-hemolytic streptococcal pharyngitis for the prevention of rheumatic heart disease in Dar Es Salaam, Tanzania. The Pediatric infectious disease journal 2010;</w:t>
      </w:r>
      <w:r w:rsidRPr="003B0CEF">
        <w:rPr>
          <w:b/>
        </w:rPr>
        <w:t>29</w:t>
      </w:r>
      <w:r w:rsidRPr="003B0CEF">
        <w:t>(12):1135-1137.</w:t>
      </w:r>
    </w:p>
    <w:p w14:paraId="2EB271A0" w14:textId="77777777" w:rsidR="003B0CEF" w:rsidRPr="003B0CEF" w:rsidRDefault="003B0CEF" w:rsidP="003B0CEF">
      <w:pPr>
        <w:pStyle w:val="EndNoteBibliography"/>
        <w:spacing w:after="0"/>
      </w:pPr>
      <w:r w:rsidRPr="003B0CEF">
        <w:t>14.</w:t>
      </w:r>
      <w:r w:rsidRPr="003B0CEF">
        <w:tab/>
        <w:t xml:space="preserve">Beaton A, Carapetis J. (2015) The 2015 revision of the Jones criteria for the diagnosis of acute rheumatic fever: implications for practice in low-income and middle-income countries. </w:t>
      </w:r>
      <w:r w:rsidRPr="003B0CEF">
        <w:rPr>
          <w:i/>
        </w:rPr>
        <w:t xml:space="preserve">Heart Asia, </w:t>
      </w:r>
      <w:r w:rsidRPr="003B0CEF">
        <w:t>10.1136/heartasia-2015-010648.</w:t>
      </w:r>
    </w:p>
    <w:p w14:paraId="3A9A84F6" w14:textId="77777777" w:rsidR="003B0CEF" w:rsidRPr="003B0CEF" w:rsidRDefault="003B0CEF" w:rsidP="003B0CEF">
      <w:pPr>
        <w:pStyle w:val="EndNoteBibliography"/>
        <w:spacing w:after="0"/>
      </w:pPr>
      <w:r w:rsidRPr="003B0CEF">
        <w:t>15.</w:t>
      </w:r>
      <w:r w:rsidRPr="003B0CEF">
        <w:tab/>
        <w:t>Machipisa T, Chong M, Muhamed B, Chishala C, Shaboodien G, Pandie S, de Vries J, Laing N, Joachim A, Daniels R, Ntsekhe M, Hugo-Hamman CT, Gitura B, Ogendo S, Lwabi P, Okello E, Damasceno A, Novela C, Mocumbi AO, Madeira G, Musuku J, Mtaja A, ElSayed A, Elhassan HHM, Bode-Thomas F, Okeahialam BN, Zuhlke LJ, Mulder N, Ramesar R, Lesosky M, Parks T, Cordell HJ, Keavney B, Engel ME, Pare G. Association of Novel Locus With Rheumatic Heart Disease in Black African Individuals: Findings From the RHDGen Study. JAMA Cardiol 2021.</w:t>
      </w:r>
    </w:p>
    <w:p w14:paraId="6FB1A189" w14:textId="77777777" w:rsidR="003B0CEF" w:rsidRPr="003B0CEF" w:rsidRDefault="003B0CEF" w:rsidP="003B0CEF">
      <w:pPr>
        <w:pStyle w:val="EndNoteBibliography"/>
        <w:spacing w:after="0"/>
      </w:pPr>
      <w:r w:rsidRPr="003B0CEF">
        <w:t>16.</w:t>
      </w:r>
      <w:r w:rsidRPr="003B0CEF">
        <w:tab/>
        <w:t>Gillet LC, Navarro P, Tate S, Rost H, Selevsek N, Reiter L, Bonner R, Aebersold R. Targeted data extraction of the MS/MS spectra generated by data-independent acquisition: a new concept for consistent and accurate proteome analysis. Mol Cell Proteomics 2012;</w:t>
      </w:r>
      <w:r w:rsidRPr="003B0CEF">
        <w:rPr>
          <w:b/>
        </w:rPr>
        <w:t>11</w:t>
      </w:r>
      <w:r w:rsidRPr="003B0CEF">
        <w:t>(6):O111 016717.</w:t>
      </w:r>
    </w:p>
    <w:p w14:paraId="7D217166" w14:textId="77777777" w:rsidR="003B0CEF" w:rsidRPr="003B0CEF" w:rsidRDefault="003B0CEF" w:rsidP="003B0CEF">
      <w:pPr>
        <w:pStyle w:val="EndNoteBibliography"/>
        <w:spacing w:after="0"/>
      </w:pPr>
      <w:r w:rsidRPr="003B0CEF">
        <w:t>17.</w:t>
      </w:r>
      <w:r w:rsidRPr="003B0CEF">
        <w:tab/>
        <w:t>Carvalho PC, Han X, Xu T, Cociorva D, Carvalho Mda G, Barbosa VC, Yates JR, 3rd. XDIA: improving on the label-free data-independent analysis. Bioinformatics 2010;</w:t>
      </w:r>
      <w:r w:rsidRPr="003B0CEF">
        <w:rPr>
          <w:b/>
        </w:rPr>
        <w:t>26</w:t>
      </w:r>
      <w:r w:rsidRPr="003B0CEF">
        <w:t>(6):847-8.</w:t>
      </w:r>
    </w:p>
    <w:p w14:paraId="671E3451" w14:textId="77777777" w:rsidR="003B0CEF" w:rsidRPr="003B0CEF" w:rsidRDefault="003B0CEF" w:rsidP="003B0CEF">
      <w:pPr>
        <w:pStyle w:val="EndNoteBibliography"/>
        <w:spacing w:after="0"/>
      </w:pPr>
      <w:r w:rsidRPr="003B0CEF">
        <w:t>18.</w:t>
      </w:r>
      <w:r w:rsidRPr="003B0CEF">
        <w:tab/>
        <w:t>Swan AL, Mobasheri A, Allaway D, Liddell S, Bacardit J. Application of machine learning to proteomics data: classification and biomarker identification in postgenomics biology. Omics: a journal of integrative biology 2013;</w:t>
      </w:r>
      <w:r w:rsidRPr="003B0CEF">
        <w:rPr>
          <w:b/>
        </w:rPr>
        <w:t>17</w:t>
      </w:r>
      <w:r w:rsidRPr="003B0CEF">
        <w:t>(12):595-610.</w:t>
      </w:r>
    </w:p>
    <w:p w14:paraId="15A66500" w14:textId="77777777" w:rsidR="003B0CEF" w:rsidRPr="003B0CEF" w:rsidRDefault="003B0CEF" w:rsidP="003B0CEF">
      <w:pPr>
        <w:pStyle w:val="EndNoteBibliography"/>
        <w:spacing w:after="0"/>
      </w:pPr>
      <w:r w:rsidRPr="003B0CEF">
        <w:t>19.</w:t>
      </w:r>
      <w:r w:rsidRPr="003B0CEF">
        <w:tab/>
        <w:t>Geary B, Walker MJ, Snow JT, Lee DC, Pernemalm M, Maleki-Dizaji S, Azadbakht N, Apostolidou S, Barnes J, Krysiak P. Identification of a biomarker panel for early detection of lung cancer patients. Journal of proteome research 2019;</w:t>
      </w:r>
      <w:r w:rsidRPr="003B0CEF">
        <w:rPr>
          <w:b/>
        </w:rPr>
        <w:t>18</w:t>
      </w:r>
      <w:r w:rsidRPr="003B0CEF">
        <w:t>(9):3369-3382.</w:t>
      </w:r>
    </w:p>
    <w:p w14:paraId="51B6EA36" w14:textId="77777777" w:rsidR="003B0CEF" w:rsidRPr="003B0CEF" w:rsidRDefault="003B0CEF" w:rsidP="003B0CEF">
      <w:pPr>
        <w:pStyle w:val="EndNoteBibliography"/>
        <w:spacing w:after="0"/>
      </w:pPr>
      <w:r w:rsidRPr="003B0CEF">
        <w:t>20.</w:t>
      </w:r>
      <w:r w:rsidRPr="003B0CEF">
        <w:tab/>
        <w:t>Bjornson RD, Carriero NJ, Colangelo C, Shifman M, Cheung KH, Miller PL, Williams K. X!!Tandem, an improved method for running X!tandem in parallel on collections of commodity computers. J Proteome Res 2008;</w:t>
      </w:r>
      <w:r w:rsidRPr="003B0CEF">
        <w:rPr>
          <w:b/>
        </w:rPr>
        <w:t>7</w:t>
      </w:r>
      <w:r w:rsidRPr="003B0CEF">
        <w:t>(1):293-9.</w:t>
      </w:r>
    </w:p>
    <w:p w14:paraId="2AB8FD95" w14:textId="77777777" w:rsidR="003B0CEF" w:rsidRPr="003B0CEF" w:rsidRDefault="003B0CEF" w:rsidP="003B0CEF">
      <w:pPr>
        <w:pStyle w:val="EndNoteBibliography"/>
        <w:spacing w:after="0"/>
      </w:pPr>
      <w:r w:rsidRPr="003B0CEF">
        <w:t>21.</w:t>
      </w:r>
      <w:r w:rsidRPr="003B0CEF">
        <w:tab/>
        <w:t>Rost HL, Rosenberger G, Navarro P, Gillet L, Miladinovic SM, Schubert OT, Wolski W, Collins BC, Malmstrom J, Malmstrom L, Aebersold R. OpenSWATH enables automated, targeted analysis of data-independent acquisition MS data. Nat Biotechnol 2014;</w:t>
      </w:r>
      <w:r w:rsidRPr="003B0CEF">
        <w:rPr>
          <w:b/>
        </w:rPr>
        <w:t>32</w:t>
      </w:r>
      <w:r w:rsidRPr="003B0CEF">
        <w:t>(3):219-23.</w:t>
      </w:r>
    </w:p>
    <w:p w14:paraId="6D197BA0" w14:textId="77777777" w:rsidR="003B0CEF" w:rsidRPr="003B0CEF" w:rsidRDefault="003B0CEF" w:rsidP="003B0CEF">
      <w:pPr>
        <w:pStyle w:val="EndNoteBibliography"/>
        <w:spacing w:after="0"/>
      </w:pPr>
      <w:r w:rsidRPr="003B0CEF">
        <w:t>22.</w:t>
      </w:r>
      <w:r w:rsidRPr="003B0CEF">
        <w:tab/>
        <w:t>Arioli A, Dagliati A, Geary B, Peek N, Kalra PA, Whetton AD, Geifman N. OptiMissP: A dashboard to assess missingness in proteomic data-independent acquisition mass spectrometry. PloS one 2021;</w:t>
      </w:r>
      <w:r w:rsidRPr="003B0CEF">
        <w:rPr>
          <w:b/>
        </w:rPr>
        <w:t>16</w:t>
      </w:r>
      <w:r w:rsidRPr="003B0CEF">
        <w:t>(4):e0249771.</w:t>
      </w:r>
    </w:p>
    <w:p w14:paraId="31835821" w14:textId="77777777" w:rsidR="003B0CEF" w:rsidRPr="003B0CEF" w:rsidRDefault="003B0CEF" w:rsidP="003B0CEF">
      <w:pPr>
        <w:pStyle w:val="EndNoteBibliography"/>
        <w:spacing w:after="0"/>
      </w:pPr>
      <w:r w:rsidRPr="003B0CEF">
        <w:t>23.</w:t>
      </w:r>
      <w:r w:rsidRPr="003B0CEF">
        <w:tab/>
        <w:t>Kursa MB, Rudnicki WR. Feature selection with the Boruta package. J Stat Softw 2010;</w:t>
      </w:r>
      <w:r w:rsidRPr="003B0CEF">
        <w:rPr>
          <w:b/>
        </w:rPr>
        <w:t>36</w:t>
      </w:r>
      <w:r w:rsidRPr="003B0CEF">
        <w:t>(11):1-13.</w:t>
      </w:r>
    </w:p>
    <w:p w14:paraId="262CFD7C" w14:textId="77777777" w:rsidR="003B0CEF" w:rsidRPr="003B0CEF" w:rsidRDefault="003B0CEF" w:rsidP="003B0CEF">
      <w:pPr>
        <w:pStyle w:val="EndNoteBibliography"/>
        <w:spacing w:after="0"/>
      </w:pPr>
      <w:r w:rsidRPr="003B0CEF">
        <w:t>24.</w:t>
      </w:r>
      <w:r w:rsidRPr="003B0CEF">
        <w:tab/>
        <w:t>Di Franco A, Thiriet P, Di Carlo G, Dimitriadis C, Francour P, Gutiérrez NL, De Grissac AJ, Koutsoubas D, Milazzo M, del Mar Otero M. Five key attributes can increase marine protected areas performance for small-scale fisheries management. Scientific reports 2016;</w:t>
      </w:r>
      <w:r w:rsidRPr="003B0CEF">
        <w:rPr>
          <w:b/>
        </w:rPr>
        <w:t>6</w:t>
      </w:r>
      <w:r w:rsidRPr="003B0CEF">
        <w:t>(1):1-9.</w:t>
      </w:r>
    </w:p>
    <w:p w14:paraId="54F6FFE9" w14:textId="77777777" w:rsidR="003B0CEF" w:rsidRPr="003B0CEF" w:rsidRDefault="003B0CEF" w:rsidP="003B0CEF">
      <w:pPr>
        <w:pStyle w:val="EndNoteBibliography"/>
        <w:spacing w:after="0"/>
      </w:pPr>
      <w:r w:rsidRPr="003B0CEF">
        <w:t>25.</w:t>
      </w:r>
      <w:r w:rsidRPr="003B0CEF">
        <w:tab/>
        <w:t>Wilhelm RC, Singh R, Eltis LD, Mohn WW. Bacterial contributions to delignification and lignocellulose degradation in forest soils with metagenomic and quantitative stable isotope probing. The ISME journal 2019;</w:t>
      </w:r>
      <w:r w:rsidRPr="003B0CEF">
        <w:rPr>
          <w:b/>
        </w:rPr>
        <w:t>13</w:t>
      </w:r>
      <w:r w:rsidRPr="003B0CEF">
        <w:t>(2):413-429.</w:t>
      </w:r>
    </w:p>
    <w:p w14:paraId="246E1240" w14:textId="77777777" w:rsidR="003B0CEF" w:rsidRPr="003B0CEF" w:rsidRDefault="003B0CEF" w:rsidP="003B0CEF">
      <w:pPr>
        <w:pStyle w:val="EndNoteBibliography"/>
        <w:spacing w:after="0"/>
      </w:pPr>
      <w:r w:rsidRPr="003B0CEF">
        <w:t>26.</w:t>
      </w:r>
      <w:r w:rsidRPr="003B0CEF">
        <w:tab/>
        <w:t>Ortea I, Ruiz-Sánchez I, Cañete R, Caballero-Villarraso J, Cañete MD. Identification of candidate serum biomarkers of childhood-onset growth hormone deficiency using SWATH-MS and feature selection. Journal of proteomics 2018;</w:t>
      </w:r>
      <w:r w:rsidRPr="003B0CEF">
        <w:rPr>
          <w:b/>
        </w:rPr>
        <w:t>175</w:t>
      </w:r>
      <w:r w:rsidRPr="003B0CEF">
        <w:t>:105-113.</w:t>
      </w:r>
    </w:p>
    <w:p w14:paraId="270F2CF6" w14:textId="77777777" w:rsidR="003B0CEF" w:rsidRPr="003B0CEF" w:rsidRDefault="003B0CEF" w:rsidP="003B0CEF">
      <w:pPr>
        <w:pStyle w:val="EndNoteBibliography"/>
        <w:spacing w:after="0"/>
      </w:pPr>
      <w:r w:rsidRPr="003B0CEF">
        <w:lastRenderedPageBreak/>
        <w:t>27.</w:t>
      </w:r>
      <w:r w:rsidRPr="003B0CEF">
        <w:tab/>
        <w:t>Acharjee A, Larkman J, Xu Y, Cardoso VR, Gkoutos GV. A random forest based biomarker discovery and power analysis framework for diagnostics research. BMC medical genomics 2020;</w:t>
      </w:r>
      <w:r w:rsidRPr="003B0CEF">
        <w:rPr>
          <w:b/>
        </w:rPr>
        <w:t>13</w:t>
      </w:r>
      <w:r w:rsidRPr="003B0CEF">
        <w:t>(1):1-14.</w:t>
      </w:r>
    </w:p>
    <w:p w14:paraId="0D8902E4" w14:textId="77777777" w:rsidR="003B0CEF" w:rsidRPr="003B0CEF" w:rsidRDefault="003B0CEF" w:rsidP="003B0CEF">
      <w:pPr>
        <w:pStyle w:val="EndNoteBibliography"/>
        <w:spacing w:after="0"/>
      </w:pPr>
      <w:r w:rsidRPr="003B0CEF">
        <w:t>28.</w:t>
      </w:r>
      <w:r w:rsidRPr="003B0CEF">
        <w:tab/>
        <w:t>Catarino SJ, Andrade FA, Bavia L, Guilherme L, Messias-Reason IJ. Ficolin-3 in rheumatic fever and rheumatic heart disease. Immunology Letters 2021;</w:t>
      </w:r>
      <w:r w:rsidRPr="003B0CEF">
        <w:rPr>
          <w:b/>
        </w:rPr>
        <w:t>229</w:t>
      </w:r>
      <w:r w:rsidRPr="003B0CEF">
        <w:t>:27-31.</w:t>
      </w:r>
    </w:p>
    <w:p w14:paraId="03DA91C1" w14:textId="77777777" w:rsidR="003B0CEF" w:rsidRPr="003B0CEF" w:rsidRDefault="003B0CEF" w:rsidP="003B0CEF">
      <w:pPr>
        <w:pStyle w:val="EndNoteBibliography"/>
        <w:spacing w:after="0"/>
      </w:pPr>
      <w:r w:rsidRPr="003B0CEF">
        <w:t>29.</w:t>
      </w:r>
      <w:r w:rsidRPr="003B0CEF">
        <w:tab/>
        <w:t>Ding H, Wu T. Insulin-like growth factor binding proteins in autoimmune diseases. Frontiers in endocrinology 2018;</w:t>
      </w:r>
      <w:r w:rsidRPr="003B0CEF">
        <w:rPr>
          <w:b/>
        </w:rPr>
        <w:t>9</w:t>
      </w:r>
      <w:r w:rsidRPr="003B0CEF">
        <w:t>:499.</w:t>
      </w:r>
    </w:p>
    <w:p w14:paraId="16E6DD99" w14:textId="77777777" w:rsidR="003B0CEF" w:rsidRPr="003B0CEF" w:rsidRDefault="003B0CEF" w:rsidP="003B0CEF">
      <w:pPr>
        <w:pStyle w:val="EndNoteBibliography"/>
        <w:spacing w:after="0"/>
      </w:pPr>
      <w:r w:rsidRPr="003B0CEF">
        <w:t>30.</w:t>
      </w:r>
      <w:r w:rsidRPr="003B0CEF">
        <w:tab/>
        <w:t>Mukherjee S, Jagadeeshaprasad MG, Banerjee T, Ghosh SK, Biswas M, Dutta S, Kulkarni MJ, Pattari S, Bandyopadhyay A. Proteomic analysis of human plasma in chronic rheumatic mitral stenosis reveals proteins involved in the complement and coagulation cascade. Clinical proteomics 2014;</w:t>
      </w:r>
      <w:r w:rsidRPr="003B0CEF">
        <w:rPr>
          <w:b/>
        </w:rPr>
        <w:t>11</w:t>
      </w:r>
      <w:r w:rsidRPr="003B0CEF">
        <w:t>(1):1-18.</w:t>
      </w:r>
    </w:p>
    <w:p w14:paraId="3C660064" w14:textId="77777777" w:rsidR="003B0CEF" w:rsidRPr="003B0CEF" w:rsidRDefault="003B0CEF" w:rsidP="003B0CEF">
      <w:pPr>
        <w:pStyle w:val="EndNoteBibliography"/>
        <w:spacing w:after="0"/>
      </w:pPr>
      <w:r w:rsidRPr="003B0CEF">
        <w:t>31.</w:t>
      </w:r>
      <w:r w:rsidRPr="003B0CEF">
        <w:tab/>
        <w:t>Gao G, Xuan C, Yang Q, Liu X-C, Liu Z-G, He G-W. Identification of altered plasma proteins by proteomic study in valvular heart diseases and the potential clinical significance. PLoS One 2013;</w:t>
      </w:r>
      <w:r w:rsidRPr="003B0CEF">
        <w:rPr>
          <w:b/>
        </w:rPr>
        <w:t>8</w:t>
      </w:r>
      <w:r w:rsidRPr="003B0CEF">
        <w:t>(8):e72111.</w:t>
      </w:r>
    </w:p>
    <w:p w14:paraId="31119442" w14:textId="77777777" w:rsidR="003B0CEF" w:rsidRPr="003B0CEF" w:rsidRDefault="003B0CEF" w:rsidP="003B0CEF">
      <w:pPr>
        <w:pStyle w:val="EndNoteBibliography"/>
        <w:spacing w:after="0"/>
      </w:pPr>
      <w:r w:rsidRPr="003B0CEF">
        <w:t>32.</w:t>
      </w:r>
      <w:r w:rsidRPr="003B0CEF">
        <w:tab/>
        <w:t>Wu X, Yue Q, Jia W, Zhang J, Ouyang H, Xin D, Xiao Y. A novel approach for characterizing variations in serum peptides in rheumatic heart disease. The Indian journal of medical research 2017;</w:t>
      </w:r>
      <w:r w:rsidRPr="003B0CEF">
        <w:rPr>
          <w:b/>
        </w:rPr>
        <w:t>145</w:t>
      </w:r>
      <w:r w:rsidRPr="003B0CEF">
        <w:t>(3):365.</w:t>
      </w:r>
    </w:p>
    <w:p w14:paraId="3B0794B7" w14:textId="77777777" w:rsidR="003B0CEF" w:rsidRPr="003B0CEF" w:rsidRDefault="003B0CEF" w:rsidP="003B0CEF">
      <w:pPr>
        <w:pStyle w:val="EndNoteBibliography"/>
        <w:spacing w:after="0"/>
      </w:pPr>
      <w:r w:rsidRPr="003B0CEF">
        <w:t>33.</w:t>
      </w:r>
      <w:r w:rsidRPr="003B0CEF">
        <w:tab/>
        <w:t>Lumngwena EN, Skatulla S, Blackburn JM, Ntusi NA. Mechanistic implications of altered protein expression in rheumatic heart disease. Heart Failure Reviews 2020:1-12.</w:t>
      </w:r>
    </w:p>
    <w:p w14:paraId="1DA757A0" w14:textId="77777777" w:rsidR="003B0CEF" w:rsidRPr="003B0CEF" w:rsidRDefault="003B0CEF" w:rsidP="003B0CEF">
      <w:pPr>
        <w:pStyle w:val="EndNoteBibliography"/>
        <w:spacing w:after="0"/>
      </w:pPr>
      <w:r w:rsidRPr="003B0CEF">
        <w:t>34.</w:t>
      </w:r>
      <w:r w:rsidRPr="003B0CEF">
        <w:tab/>
        <w:t>Choi HM, Doss HM, Kim KS. Multifaceted physiological roles of adiponectin in inflammation and diseases. International journal of molecular sciences 2020;</w:t>
      </w:r>
      <w:r w:rsidRPr="003B0CEF">
        <w:rPr>
          <w:b/>
        </w:rPr>
        <w:t>21</w:t>
      </w:r>
      <w:r w:rsidRPr="003B0CEF">
        <w:t>(4):1219.</w:t>
      </w:r>
    </w:p>
    <w:p w14:paraId="74221A89" w14:textId="77777777" w:rsidR="003B0CEF" w:rsidRPr="003B0CEF" w:rsidRDefault="003B0CEF" w:rsidP="003B0CEF">
      <w:pPr>
        <w:pStyle w:val="EndNoteBibliography"/>
        <w:spacing w:after="0"/>
      </w:pPr>
      <w:r w:rsidRPr="003B0CEF">
        <w:t>35.</w:t>
      </w:r>
      <w:r w:rsidRPr="003B0CEF">
        <w:tab/>
        <w:t>Würzner R, Joysey VC, Lachmann PJ. Complement component C7. Assessment of in vivo synthesis after liver transplantation reveals that hepatocytes do not synthesize the majority of human C7. The Journal of Immunology 1994;</w:t>
      </w:r>
      <w:r w:rsidRPr="003B0CEF">
        <w:rPr>
          <w:b/>
        </w:rPr>
        <w:t>152</w:t>
      </w:r>
      <w:r w:rsidRPr="003B0CEF">
        <w:t>(9):4624-4629.</w:t>
      </w:r>
    </w:p>
    <w:p w14:paraId="28ADCF16" w14:textId="77777777" w:rsidR="003B0CEF" w:rsidRPr="003B0CEF" w:rsidRDefault="003B0CEF" w:rsidP="003B0CEF">
      <w:pPr>
        <w:pStyle w:val="EndNoteBibliography"/>
        <w:spacing w:after="0"/>
      </w:pPr>
      <w:r w:rsidRPr="003B0CEF">
        <w:t>36.</w:t>
      </w:r>
      <w:r w:rsidRPr="003B0CEF">
        <w:tab/>
        <w:t>Sircar M, Rosales IA, Selig MK, Xu D, Zsengeller ZK, Stillman IE, Libermann TA, Karumanchi SA, Thadhani RI. Complement 7 is up-regulated in human early diabetic kidney disease. The American journal of pathology 2018;</w:t>
      </w:r>
      <w:r w:rsidRPr="003B0CEF">
        <w:rPr>
          <w:b/>
        </w:rPr>
        <w:t>188</w:t>
      </w:r>
      <w:r w:rsidRPr="003B0CEF">
        <w:t>(10):2147-2154.</w:t>
      </w:r>
    </w:p>
    <w:p w14:paraId="57E87392" w14:textId="77777777" w:rsidR="003B0CEF" w:rsidRPr="003B0CEF" w:rsidRDefault="003B0CEF" w:rsidP="003B0CEF">
      <w:pPr>
        <w:pStyle w:val="EndNoteBibliography"/>
        <w:spacing w:after="0"/>
      </w:pPr>
      <w:r w:rsidRPr="003B0CEF">
        <w:t>37.</w:t>
      </w:r>
      <w:r w:rsidRPr="003B0CEF">
        <w:tab/>
        <w:t>Mebazaa A, Vanpoucke G, Thomas G, Verleysen K, Cohen-Solal A, Vanderheyden M, Bartunek J, Mueller C, Launay J-M, Van Landuyt N. Unbiased plasma proteomics for novel diagnostic biomarkers in cardiovascular disease: identification of quiescin Q6 as a candidate biomarker of acutely decompensated heart failure. European heart journal 2012;</w:t>
      </w:r>
      <w:r w:rsidRPr="003B0CEF">
        <w:rPr>
          <w:b/>
        </w:rPr>
        <w:t>33</w:t>
      </w:r>
      <w:r w:rsidRPr="003B0CEF">
        <w:t>(18):2317-2324.</w:t>
      </w:r>
    </w:p>
    <w:p w14:paraId="5E5B5ED6" w14:textId="77777777" w:rsidR="003B0CEF" w:rsidRPr="003B0CEF" w:rsidRDefault="003B0CEF" w:rsidP="003B0CEF">
      <w:pPr>
        <w:pStyle w:val="EndNoteBibliography"/>
        <w:spacing w:after="0"/>
      </w:pPr>
      <w:r w:rsidRPr="003B0CEF">
        <w:t>38.</w:t>
      </w:r>
      <w:r w:rsidRPr="003B0CEF">
        <w:tab/>
        <w:t>Vanhaverbeke M, Vausort M, Veltman D, Zhang L, Wu M, Laenen G, Gillijns H, Moreau Y, Bartunek J, Van De Werf F. Peripheral Blood RNA Levels of QSOX1 and PLBD1 are new independent predictors of left ventricular Dysfunction After acute myocardial infarction. Circulation: Genomic and Precision Medicine 2019;</w:t>
      </w:r>
      <w:r w:rsidRPr="003B0CEF">
        <w:rPr>
          <w:b/>
        </w:rPr>
        <w:t>12</w:t>
      </w:r>
      <w:r w:rsidRPr="003B0CEF">
        <w:t>(12):e002656.</w:t>
      </w:r>
    </w:p>
    <w:p w14:paraId="32201F75" w14:textId="77777777" w:rsidR="003B0CEF" w:rsidRPr="003B0CEF" w:rsidRDefault="003B0CEF" w:rsidP="003B0CEF">
      <w:pPr>
        <w:pStyle w:val="EndNoteBibliography"/>
        <w:spacing w:after="0"/>
      </w:pPr>
      <w:r w:rsidRPr="003B0CEF">
        <w:t>39.</w:t>
      </w:r>
      <w:r w:rsidRPr="003B0CEF">
        <w:tab/>
        <w:t>Zhang H-Y, Chu M-L, Pan T-C, Sasaki T, Timpl R, Ekblom P. Extracellular matrix protein fibulin-2 is expressed in the embryonic endocardial cushion tissue and is a prominent component of valves in adult heart. Developmental biology 1995;</w:t>
      </w:r>
      <w:r w:rsidRPr="003B0CEF">
        <w:rPr>
          <w:b/>
        </w:rPr>
        <w:t>167</w:t>
      </w:r>
      <w:r w:rsidRPr="003B0CEF">
        <w:t>(1):18-26.</w:t>
      </w:r>
    </w:p>
    <w:p w14:paraId="72376AC2" w14:textId="77777777" w:rsidR="003B0CEF" w:rsidRPr="003B0CEF" w:rsidRDefault="003B0CEF" w:rsidP="003B0CEF">
      <w:pPr>
        <w:pStyle w:val="EndNoteBibliography"/>
        <w:spacing w:after="0"/>
      </w:pPr>
      <w:r w:rsidRPr="003B0CEF">
        <w:t>40.</w:t>
      </w:r>
      <w:r w:rsidRPr="003B0CEF">
        <w:tab/>
        <w:t>Miosge N, Sasaki T, Chu M-L, Herken R, Timpl R. Ultrastructural localization of microfibrillar fibulin-1 and fibulin-2 during heart development indicates a switch in molecular associations. Cellular and Molecular Life Sciences CMLS 1998;</w:t>
      </w:r>
      <w:r w:rsidRPr="003B0CEF">
        <w:rPr>
          <w:b/>
        </w:rPr>
        <w:t>54</w:t>
      </w:r>
      <w:r w:rsidRPr="003B0CEF">
        <w:t>(6):606-613.</w:t>
      </w:r>
    </w:p>
    <w:p w14:paraId="32984F8B" w14:textId="77777777" w:rsidR="003B0CEF" w:rsidRPr="003B0CEF" w:rsidRDefault="003B0CEF" w:rsidP="003B0CEF">
      <w:pPr>
        <w:pStyle w:val="EndNoteBibliography"/>
        <w:spacing w:after="0"/>
      </w:pPr>
      <w:r w:rsidRPr="003B0CEF">
        <w:t>41.</w:t>
      </w:r>
      <w:r w:rsidRPr="003B0CEF">
        <w:tab/>
        <w:t>Kruger R, Rasmussen LM, Argraves WS, Eugen-Olsen J, Nielsen OW, Blyme A, Willenheimer R, Wachtell K, Olsen MH. Extracellular matrix biomarker, fibulin-1, is closely related to NT-proBNP and soluble urokinase plasminogen activator receptor in patients with aortic valve stenosis (the SEAS study). PloS one 2014;</w:t>
      </w:r>
      <w:r w:rsidRPr="003B0CEF">
        <w:rPr>
          <w:b/>
        </w:rPr>
        <w:t>9</w:t>
      </w:r>
      <w:r w:rsidRPr="003B0CEF">
        <w:t>(7):e101522.</w:t>
      </w:r>
    </w:p>
    <w:p w14:paraId="5A9F3E5A" w14:textId="77777777" w:rsidR="003B0CEF" w:rsidRPr="003B0CEF" w:rsidRDefault="003B0CEF" w:rsidP="003B0CEF">
      <w:pPr>
        <w:pStyle w:val="EndNoteBibliography"/>
        <w:spacing w:after="0"/>
      </w:pPr>
      <w:r w:rsidRPr="003B0CEF">
        <w:t>42.</w:t>
      </w:r>
      <w:r w:rsidRPr="003B0CEF">
        <w:tab/>
        <w:t>Dahl JS, Møller JE, Videbæk L, Poulsen MK, Rudbæk TR, Pellikka PA, Scott Argraves W, Rasmussen LM. Plasma Fibulin‐1 Is Linked to Restrictive Filling of the Left Ventricle and to Mortality in Patients With Aortic Valve Stenosis. Journal of the American Heart Association 2012;</w:t>
      </w:r>
      <w:r w:rsidRPr="003B0CEF">
        <w:rPr>
          <w:b/>
        </w:rPr>
        <w:t>1</w:t>
      </w:r>
      <w:r w:rsidRPr="003B0CEF">
        <w:t>(6):e003889.</w:t>
      </w:r>
    </w:p>
    <w:p w14:paraId="586D9F2C" w14:textId="77777777" w:rsidR="003B0CEF" w:rsidRPr="003B0CEF" w:rsidRDefault="003B0CEF" w:rsidP="003B0CEF">
      <w:pPr>
        <w:pStyle w:val="EndNoteBibliography"/>
        <w:spacing w:after="0"/>
      </w:pPr>
      <w:r w:rsidRPr="003B0CEF">
        <w:t>43.</w:t>
      </w:r>
      <w:r w:rsidRPr="003B0CEF">
        <w:tab/>
        <w:t>Al Maskari R, McEniery CM, Cleary SE, Li Y, Siew K, Figg NL, Khir AW, Cockcroft JR, Wilkinson IB, O’Shaughnessy KM. The matrix proteins aggrecan and fibulin-1 play a key role in determining aortic stiffness. Scientific reports 2018;</w:t>
      </w:r>
      <w:r w:rsidRPr="003B0CEF">
        <w:rPr>
          <w:b/>
        </w:rPr>
        <w:t>8</w:t>
      </w:r>
      <w:r w:rsidRPr="003B0CEF">
        <w:t>(1):1-16.</w:t>
      </w:r>
    </w:p>
    <w:p w14:paraId="54253517" w14:textId="77777777" w:rsidR="003B0CEF" w:rsidRPr="003B0CEF" w:rsidRDefault="003B0CEF" w:rsidP="003B0CEF">
      <w:pPr>
        <w:pStyle w:val="EndNoteBibliography"/>
        <w:spacing w:after="0"/>
      </w:pPr>
      <w:r w:rsidRPr="003B0CEF">
        <w:lastRenderedPageBreak/>
        <w:t>44.</w:t>
      </w:r>
      <w:r w:rsidRPr="003B0CEF">
        <w:tab/>
        <w:t>Beltrame MH, Catarino SJ, Goeldner I, Boldt ABW, de Messias-Reason IJ. The lectin pathway of complement and rheumatic heart disease. Frontiers in pediatrics 2015;</w:t>
      </w:r>
      <w:r w:rsidRPr="003B0CEF">
        <w:rPr>
          <w:b/>
        </w:rPr>
        <w:t>2</w:t>
      </w:r>
      <w:r w:rsidRPr="003B0CEF">
        <w:t>:148.</w:t>
      </w:r>
    </w:p>
    <w:p w14:paraId="72E9C2F1" w14:textId="77777777" w:rsidR="003B0CEF" w:rsidRPr="003B0CEF" w:rsidRDefault="003B0CEF" w:rsidP="003B0CEF">
      <w:pPr>
        <w:pStyle w:val="EndNoteBibliography"/>
        <w:spacing w:after="0"/>
      </w:pPr>
      <w:r w:rsidRPr="003B0CEF">
        <w:t>45.</w:t>
      </w:r>
      <w:r w:rsidRPr="003B0CEF">
        <w:tab/>
        <w:t>Gomaa MH, Khidr EG, Elshafei A, Hamza HS, Fattouh AM, El-Husseiny AA, Aglan A, Eldeib MG. The clinical value of ficolin-3 gene polymorphism in rheumatic heart disease. An Egyptian adolescents study. BMC research notes 2021;</w:t>
      </w:r>
      <w:r w:rsidRPr="003B0CEF">
        <w:rPr>
          <w:b/>
        </w:rPr>
        <w:t>14</w:t>
      </w:r>
      <w:r w:rsidRPr="003B0CEF">
        <w:t>(1):1-6.</w:t>
      </w:r>
    </w:p>
    <w:p w14:paraId="6C04F15F" w14:textId="77777777" w:rsidR="003B0CEF" w:rsidRPr="003B0CEF" w:rsidRDefault="003B0CEF" w:rsidP="003B0CEF">
      <w:pPr>
        <w:pStyle w:val="EndNoteBibliography"/>
        <w:spacing w:after="0"/>
      </w:pPr>
      <w:r w:rsidRPr="003B0CEF">
        <w:t>46.</w:t>
      </w:r>
      <w:r w:rsidRPr="003B0CEF">
        <w:tab/>
        <w:t>Narula J, Chopra P, Reddy KS. Endomyocardial biopsies in acute rheumatic fever. Proceedings of the Third World Congress on Pediatric Cardiology, Bangkok, Thailand, November 1989. Abstract no F226. 1989.</w:t>
      </w:r>
    </w:p>
    <w:p w14:paraId="681DA995" w14:textId="77777777" w:rsidR="003B0CEF" w:rsidRPr="003B0CEF" w:rsidRDefault="003B0CEF" w:rsidP="003B0CEF">
      <w:pPr>
        <w:pStyle w:val="EndNoteBibliography"/>
        <w:spacing w:after="0"/>
      </w:pPr>
      <w:r w:rsidRPr="003B0CEF">
        <w:t>47.</w:t>
      </w:r>
      <w:r w:rsidRPr="003B0CEF">
        <w:tab/>
        <w:t>Golbasi Z, Ucar O, Keles T, Sahin A, Cagli K, Camsari A, Diker E, Aydogdu S. Increased levels of high sensitive C-reactive protein in patients with chronic rheumatic valve disease: evidence of ongoing inflammation. Eur J Heart Fail 2002;</w:t>
      </w:r>
      <w:r w:rsidRPr="003B0CEF">
        <w:rPr>
          <w:b/>
        </w:rPr>
        <w:t>4</w:t>
      </w:r>
      <w:r w:rsidRPr="003B0CEF">
        <w:t>(5):593-5.</w:t>
      </w:r>
    </w:p>
    <w:p w14:paraId="57DABA5C" w14:textId="77777777" w:rsidR="003B0CEF" w:rsidRPr="003B0CEF" w:rsidRDefault="003B0CEF" w:rsidP="003B0CEF">
      <w:pPr>
        <w:pStyle w:val="EndNoteBibliography"/>
        <w:spacing w:after="0"/>
      </w:pPr>
      <w:r w:rsidRPr="003B0CEF">
        <w:t>48.</w:t>
      </w:r>
      <w:r w:rsidRPr="003B0CEF">
        <w:tab/>
        <w:t>Karthikeyan G, Fung E, Foo RS. Alternative Hypothesis to Explain Disease Progression in Rheumatic Heart Disease. Circulation 2020;</w:t>
      </w:r>
      <w:r w:rsidRPr="003B0CEF">
        <w:rPr>
          <w:b/>
        </w:rPr>
        <w:t>142</w:t>
      </w:r>
      <w:r w:rsidRPr="003B0CEF">
        <w:t>(22):2091-2094.</w:t>
      </w:r>
    </w:p>
    <w:p w14:paraId="354C7613" w14:textId="77777777" w:rsidR="003B0CEF" w:rsidRPr="003B0CEF" w:rsidRDefault="003B0CEF" w:rsidP="003B0CEF">
      <w:pPr>
        <w:pStyle w:val="EndNoteBibliography"/>
        <w:spacing w:after="0"/>
      </w:pPr>
      <w:r w:rsidRPr="003B0CEF">
        <w:t>49.</w:t>
      </w:r>
      <w:r w:rsidRPr="003B0CEF">
        <w:tab/>
        <w:t>Rifaie O, Badr M, Salam AA, Galal H. Colchicine ameliorates the chronic inflammatory state in patients with chronic rheumatic valvular heart disease: a pilot study. Egypt Heart J 2020;</w:t>
      </w:r>
      <w:r w:rsidRPr="003B0CEF">
        <w:rPr>
          <w:b/>
        </w:rPr>
        <w:t>72</w:t>
      </w:r>
      <w:r w:rsidRPr="003B0CEF">
        <w:t>(1):42.</w:t>
      </w:r>
    </w:p>
    <w:p w14:paraId="0C297DF7" w14:textId="77777777" w:rsidR="003B0CEF" w:rsidRPr="003B0CEF" w:rsidRDefault="003B0CEF" w:rsidP="003B0CEF">
      <w:pPr>
        <w:pStyle w:val="EndNoteBibliography"/>
        <w:spacing w:after="0"/>
      </w:pPr>
      <w:r w:rsidRPr="003B0CEF">
        <w:t>50.</w:t>
      </w:r>
      <w:r w:rsidRPr="003B0CEF">
        <w:tab/>
        <w:t>Zühlke L, Engel ME, Karthikeyan G, Rangarajan S, Mackie P, Cupido B, Mauff K, Islam S, Joachim A, Daniels R. Characteristics, complications, and gaps in evidence-based interventions in rheumatic heart disease: the Global Rheumatic Heart Disease Registry (the REMEDY study). European heart journal 2015;</w:t>
      </w:r>
      <w:r w:rsidRPr="003B0CEF">
        <w:rPr>
          <w:b/>
        </w:rPr>
        <w:t>36</w:t>
      </w:r>
      <w:r w:rsidRPr="003B0CEF">
        <w:t>(18):1115-1122.</w:t>
      </w:r>
    </w:p>
    <w:p w14:paraId="4EEDDA22" w14:textId="77777777" w:rsidR="003B0CEF" w:rsidRPr="003B0CEF" w:rsidRDefault="003B0CEF" w:rsidP="003B0CEF">
      <w:pPr>
        <w:pStyle w:val="EndNoteBibliography"/>
        <w:spacing w:after="0"/>
      </w:pPr>
      <w:r w:rsidRPr="003B0CEF">
        <w:t>51.</w:t>
      </w:r>
      <w:r w:rsidRPr="003B0CEF">
        <w:tab/>
        <w:t>Song H, Chan J, Rovin BH. Induction of chemokine expression by adiponectin in vitro is isoform dependent. Translational Research 2009;</w:t>
      </w:r>
      <w:r w:rsidRPr="003B0CEF">
        <w:rPr>
          <w:b/>
        </w:rPr>
        <w:t>154</w:t>
      </w:r>
      <w:r w:rsidRPr="003B0CEF">
        <w:t>(1):18-26.</w:t>
      </w:r>
    </w:p>
    <w:p w14:paraId="19BA77B6" w14:textId="6AACFEBB" w:rsidR="003B0CEF" w:rsidRPr="003B0CEF" w:rsidRDefault="003B0CEF" w:rsidP="003B0CEF">
      <w:pPr>
        <w:pStyle w:val="EndNoteBibliography"/>
        <w:spacing w:after="0"/>
      </w:pPr>
      <w:r w:rsidRPr="003B0CEF">
        <w:t>52.</w:t>
      </w:r>
      <w:r w:rsidRPr="003B0CEF">
        <w:tab/>
        <w:t xml:space="preserve">H3Africa. </w:t>
      </w:r>
      <w:r w:rsidRPr="003B0CEF">
        <w:rPr>
          <w:i/>
        </w:rPr>
        <w:t xml:space="preserve">The RHDGen network: genetics of rheumatic heart disease and molecular epidemiology of Streptococcus pyogenes pharyngitis. </w:t>
      </w:r>
      <w:r w:rsidRPr="003B0CEF">
        <w:t xml:space="preserve">. </w:t>
      </w:r>
      <w:hyperlink r:id="rId11" w:history="1">
        <w:r w:rsidRPr="003B0CEF">
          <w:rPr>
            <w:rStyle w:val="Hyperlink"/>
          </w:rPr>
          <w:t>https://h3africa.org/index.php/consortium/the-rhdgennetwork-genetics-of-rheumatic-heart-disease-andmolecular-epidemiology-of-streptococcuspyogenes-pharyngitis/</w:t>
        </w:r>
      </w:hyperlink>
      <w:r w:rsidRPr="003B0CEF">
        <w:t xml:space="preserve"> (April 22, 2021).</w:t>
      </w:r>
    </w:p>
    <w:p w14:paraId="10C71B87" w14:textId="77777777" w:rsidR="003B0CEF" w:rsidRPr="003B0CEF" w:rsidRDefault="003B0CEF" w:rsidP="003B0CEF">
      <w:pPr>
        <w:pStyle w:val="EndNoteBibliography"/>
      </w:pPr>
      <w:r w:rsidRPr="003B0CEF">
        <w:t>53.</w:t>
      </w:r>
      <w:r w:rsidRPr="003B0CEF">
        <w:tab/>
        <w:t>Assembly sWM. Declaration of Helsinki: Recommendations guiding physicians in biomedical research involving human subjects. Bull Pan Am Health Organ 1990;</w:t>
      </w:r>
      <w:r w:rsidRPr="003B0CEF">
        <w:rPr>
          <w:b/>
        </w:rPr>
        <w:t>24</w:t>
      </w:r>
      <w:r w:rsidRPr="003B0CEF">
        <w:t>:606-609.</w:t>
      </w:r>
    </w:p>
    <w:p w14:paraId="317E644B" w14:textId="218F47ED" w:rsidR="00A246A6" w:rsidRDefault="00A246A6" w:rsidP="00A246A6">
      <w:pPr>
        <w:spacing w:line="480" w:lineRule="auto"/>
        <w:jc w:val="both"/>
      </w:pPr>
      <w:r w:rsidRPr="00F86A25">
        <w:rPr>
          <w:sz w:val="22"/>
        </w:rPr>
        <w:fldChar w:fldCharType="end"/>
      </w:r>
    </w:p>
    <w:p w14:paraId="357C353D" w14:textId="7E6D9957" w:rsidR="00612759" w:rsidRDefault="00612759" w:rsidP="004458F6">
      <w:pPr>
        <w:spacing w:after="160" w:line="480" w:lineRule="auto"/>
        <w:rPr>
          <w:rFonts w:asciiTheme="majorHAnsi" w:hAnsiTheme="majorHAnsi" w:cstheme="majorHAnsi"/>
          <w:lang w:val="en-US"/>
        </w:rPr>
      </w:pPr>
      <w:r>
        <w:rPr>
          <w:rFonts w:asciiTheme="majorHAnsi" w:hAnsiTheme="majorHAnsi" w:cstheme="majorHAnsi"/>
          <w:lang w:val="en-US"/>
        </w:rPr>
        <w:br w:type="page"/>
      </w:r>
    </w:p>
    <w:p w14:paraId="62FCF309" w14:textId="221E24E0" w:rsidR="008F2A83" w:rsidRPr="00F25E22" w:rsidRDefault="0041372D" w:rsidP="004458F6">
      <w:pPr>
        <w:spacing w:line="480" w:lineRule="auto"/>
        <w:jc w:val="both"/>
        <w:rPr>
          <w:b/>
          <w:bCs/>
          <w:lang w:val="en-US"/>
        </w:rPr>
      </w:pPr>
      <w:r w:rsidRPr="00F25E22">
        <w:rPr>
          <w:b/>
          <w:bCs/>
          <w:lang w:val="en-US"/>
        </w:rPr>
        <w:lastRenderedPageBreak/>
        <w:t>Tables:</w:t>
      </w:r>
    </w:p>
    <w:tbl>
      <w:tblPr>
        <w:tblStyle w:val="TableGrid"/>
        <w:tblW w:w="0" w:type="auto"/>
        <w:tblLook w:val="04A0" w:firstRow="1" w:lastRow="0" w:firstColumn="1" w:lastColumn="0" w:noHBand="0" w:noVBand="1"/>
      </w:tblPr>
      <w:tblGrid>
        <w:gridCol w:w="8204"/>
      </w:tblGrid>
      <w:tr w:rsidR="008F2A83" w:rsidRPr="00421DD3" w14:paraId="6ED29DCC" w14:textId="77777777" w:rsidTr="00513A5D">
        <w:tc>
          <w:tcPr>
            <w:tcW w:w="8204" w:type="dxa"/>
            <w:tcBorders>
              <w:top w:val="nil"/>
              <w:left w:val="nil"/>
              <w:bottom w:val="single" w:sz="4" w:space="0" w:color="auto"/>
              <w:right w:val="nil"/>
            </w:tcBorders>
          </w:tcPr>
          <w:p w14:paraId="5295271A" w14:textId="77777777" w:rsidR="008F2A83" w:rsidRDefault="008F2A83" w:rsidP="004458F6">
            <w:pPr>
              <w:spacing w:line="480" w:lineRule="auto"/>
              <w:jc w:val="both"/>
              <w:rPr>
                <w:rFonts w:cstheme="minorHAnsi"/>
                <w:b/>
                <w:bCs/>
                <w:sz w:val="20"/>
                <w:szCs w:val="20"/>
              </w:rPr>
            </w:pPr>
            <w:r w:rsidRPr="004C1636">
              <w:rPr>
                <w:rFonts w:cstheme="minorHAnsi"/>
                <w:b/>
                <w:bCs/>
                <w:sz w:val="20"/>
                <w:szCs w:val="20"/>
              </w:rPr>
              <w:t>Table 1. Baseline characteristics of included study participants. Dat</w:t>
            </w:r>
            <w:r w:rsidRPr="00421DD3">
              <w:rPr>
                <w:rFonts w:cstheme="minorHAnsi"/>
                <w:b/>
                <w:bCs/>
                <w:sz w:val="20"/>
                <w:szCs w:val="20"/>
              </w:rPr>
              <w:t>a presented as median (IQR) or percentage (%). P-values obtained using the Mann-Whitney U test.</w:t>
            </w:r>
          </w:p>
          <w:p w14:paraId="4317EB02" w14:textId="77777777" w:rsidR="00513A5D" w:rsidRDefault="00513A5D" w:rsidP="004458F6">
            <w:pPr>
              <w:spacing w:line="480" w:lineRule="auto"/>
              <w:jc w:val="both"/>
              <w:rPr>
                <w:rFonts w:cstheme="minorHAnsi"/>
                <w:b/>
                <w:bCs/>
                <w:sz w:val="20"/>
                <w:szCs w:val="20"/>
              </w:rPr>
            </w:pPr>
          </w:p>
          <w:tbl>
            <w:tblPr>
              <w:tblStyle w:val="TableGrid"/>
              <w:tblW w:w="0" w:type="auto"/>
              <w:tblLook w:val="04A0" w:firstRow="1" w:lastRow="0" w:firstColumn="1" w:lastColumn="0" w:noHBand="0" w:noVBand="1"/>
            </w:tblPr>
            <w:tblGrid>
              <w:gridCol w:w="2830"/>
              <w:gridCol w:w="1843"/>
              <w:gridCol w:w="1843"/>
              <w:gridCol w:w="1457"/>
            </w:tblGrid>
            <w:tr w:rsidR="00513A5D" w14:paraId="01412EC3" w14:textId="77777777" w:rsidTr="006A3048">
              <w:tc>
                <w:tcPr>
                  <w:tcW w:w="2830" w:type="dxa"/>
                </w:tcPr>
                <w:p w14:paraId="0F14B22B" w14:textId="229776DA" w:rsidR="00513A5D" w:rsidRPr="006A3048" w:rsidRDefault="00513A5D" w:rsidP="004458F6">
                  <w:pPr>
                    <w:spacing w:line="480" w:lineRule="auto"/>
                    <w:jc w:val="both"/>
                    <w:rPr>
                      <w:rFonts w:cstheme="minorHAnsi"/>
                      <w:b/>
                      <w:sz w:val="20"/>
                      <w:szCs w:val="20"/>
                    </w:rPr>
                  </w:pPr>
                  <w:r w:rsidRPr="006A3048">
                    <w:rPr>
                      <w:rFonts w:cstheme="minorHAnsi"/>
                      <w:b/>
                      <w:sz w:val="20"/>
                      <w:szCs w:val="20"/>
                    </w:rPr>
                    <w:t>Characteristics</w:t>
                  </w:r>
                </w:p>
              </w:tc>
              <w:tc>
                <w:tcPr>
                  <w:tcW w:w="1843" w:type="dxa"/>
                </w:tcPr>
                <w:p w14:paraId="2803E6A0" w14:textId="33C3EB37" w:rsidR="00513A5D" w:rsidRPr="006A3048" w:rsidRDefault="00513A5D" w:rsidP="004458F6">
                  <w:pPr>
                    <w:spacing w:line="480" w:lineRule="auto"/>
                    <w:jc w:val="both"/>
                    <w:rPr>
                      <w:rFonts w:cstheme="minorHAnsi"/>
                      <w:b/>
                      <w:bCs/>
                      <w:sz w:val="20"/>
                      <w:szCs w:val="20"/>
                    </w:rPr>
                  </w:pPr>
                  <w:r w:rsidRPr="006A3048">
                    <w:rPr>
                      <w:rFonts w:cstheme="minorHAnsi"/>
                      <w:b/>
                      <w:sz w:val="20"/>
                      <w:szCs w:val="20"/>
                    </w:rPr>
                    <w:t>Cases (n=</w:t>
                  </w:r>
                  <w:proofErr w:type="gramStart"/>
                  <w:r w:rsidRPr="006A3048">
                    <w:rPr>
                      <w:rFonts w:cstheme="minorHAnsi"/>
                      <w:b/>
                      <w:sz w:val="20"/>
                      <w:szCs w:val="20"/>
                    </w:rPr>
                    <w:t>215)</w:t>
                  </w:r>
                  <w:r w:rsidRPr="006A3048">
                    <w:rPr>
                      <w:rFonts w:cstheme="minorHAnsi"/>
                      <w:b/>
                      <w:sz w:val="20"/>
                      <w:szCs w:val="20"/>
                      <w:vertAlign w:val="superscript"/>
                    </w:rPr>
                    <w:t>*</w:t>
                  </w:r>
                  <w:proofErr w:type="gramEnd"/>
                </w:p>
              </w:tc>
              <w:tc>
                <w:tcPr>
                  <w:tcW w:w="1843" w:type="dxa"/>
                </w:tcPr>
                <w:p w14:paraId="38B35B25" w14:textId="1D3CC85D" w:rsidR="00513A5D" w:rsidRPr="006A3048" w:rsidRDefault="00513A5D" w:rsidP="004458F6">
                  <w:pPr>
                    <w:spacing w:line="480" w:lineRule="auto"/>
                    <w:jc w:val="both"/>
                    <w:rPr>
                      <w:rFonts w:cstheme="minorHAnsi"/>
                      <w:b/>
                      <w:bCs/>
                      <w:sz w:val="20"/>
                      <w:szCs w:val="20"/>
                    </w:rPr>
                  </w:pPr>
                  <w:r w:rsidRPr="006A3048">
                    <w:rPr>
                      <w:rFonts w:cstheme="minorHAnsi"/>
                      <w:b/>
                      <w:sz w:val="20"/>
                      <w:szCs w:val="20"/>
                    </w:rPr>
                    <w:t>Controls (n=</w:t>
                  </w:r>
                  <w:proofErr w:type="gramStart"/>
                  <w:r w:rsidRPr="006A3048">
                    <w:rPr>
                      <w:rFonts w:cstheme="minorHAnsi"/>
                      <w:b/>
                      <w:sz w:val="20"/>
                      <w:szCs w:val="20"/>
                    </w:rPr>
                    <w:t>230)</w:t>
                  </w:r>
                  <w:r w:rsidRPr="006A3048">
                    <w:rPr>
                      <w:rFonts w:cstheme="minorHAnsi"/>
                      <w:b/>
                      <w:sz w:val="20"/>
                      <w:szCs w:val="20"/>
                      <w:vertAlign w:val="superscript"/>
                    </w:rPr>
                    <w:t>*</w:t>
                  </w:r>
                  <w:proofErr w:type="gramEnd"/>
                </w:p>
              </w:tc>
              <w:tc>
                <w:tcPr>
                  <w:tcW w:w="1457" w:type="dxa"/>
                </w:tcPr>
                <w:p w14:paraId="53BC7E2C" w14:textId="32DF15C2" w:rsidR="00513A5D" w:rsidRPr="006A3048" w:rsidRDefault="00513A5D" w:rsidP="004458F6">
                  <w:pPr>
                    <w:spacing w:line="480" w:lineRule="auto"/>
                    <w:jc w:val="both"/>
                    <w:rPr>
                      <w:rFonts w:cstheme="minorHAnsi"/>
                      <w:b/>
                      <w:bCs/>
                      <w:sz w:val="20"/>
                      <w:szCs w:val="20"/>
                    </w:rPr>
                  </w:pPr>
                  <w:r w:rsidRPr="006A3048">
                    <w:rPr>
                      <w:rFonts w:cstheme="minorHAnsi"/>
                      <w:b/>
                      <w:sz w:val="20"/>
                      <w:szCs w:val="20"/>
                    </w:rPr>
                    <w:t>p-value</w:t>
                  </w:r>
                </w:p>
              </w:tc>
            </w:tr>
            <w:tr w:rsidR="00513A5D" w14:paraId="1FE540F0" w14:textId="77777777" w:rsidTr="006A3048">
              <w:tc>
                <w:tcPr>
                  <w:tcW w:w="2830" w:type="dxa"/>
                </w:tcPr>
                <w:p w14:paraId="3CAB9AF9" w14:textId="0C28CC4D" w:rsidR="00513A5D" w:rsidRPr="006A3048" w:rsidRDefault="00513A5D" w:rsidP="004458F6">
                  <w:pPr>
                    <w:spacing w:line="480" w:lineRule="auto"/>
                    <w:jc w:val="both"/>
                    <w:rPr>
                      <w:rFonts w:cstheme="minorHAnsi"/>
                      <w:b/>
                      <w:bCs/>
                      <w:sz w:val="20"/>
                      <w:szCs w:val="20"/>
                    </w:rPr>
                  </w:pPr>
                  <w:r w:rsidRPr="006A3048">
                    <w:rPr>
                      <w:rFonts w:cstheme="minorHAnsi"/>
                      <w:b/>
                      <w:sz w:val="20"/>
                      <w:szCs w:val="20"/>
                    </w:rPr>
                    <w:t>Age (years)</w:t>
                  </w:r>
                </w:p>
              </w:tc>
              <w:tc>
                <w:tcPr>
                  <w:tcW w:w="1843" w:type="dxa"/>
                </w:tcPr>
                <w:p w14:paraId="1E651BC6" w14:textId="1F576050" w:rsidR="00513A5D" w:rsidRPr="0040220C" w:rsidRDefault="006A3048" w:rsidP="004458F6">
                  <w:pPr>
                    <w:spacing w:line="480" w:lineRule="auto"/>
                    <w:jc w:val="both"/>
                    <w:rPr>
                      <w:rFonts w:cstheme="minorHAnsi"/>
                      <w:bCs/>
                      <w:sz w:val="20"/>
                      <w:szCs w:val="20"/>
                    </w:rPr>
                  </w:pPr>
                  <w:r w:rsidRPr="0040220C">
                    <w:rPr>
                      <w:rFonts w:cstheme="minorHAnsi"/>
                      <w:bCs/>
                      <w:sz w:val="20"/>
                      <w:szCs w:val="20"/>
                    </w:rPr>
                    <w:t>28 (16-41)</w:t>
                  </w:r>
                </w:p>
              </w:tc>
              <w:tc>
                <w:tcPr>
                  <w:tcW w:w="1843" w:type="dxa"/>
                </w:tcPr>
                <w:p w14:paraId="27E74DA7" w14:textId="48E7E8B5" w:rsidR="00513A5D" w:rsidRPr="0040220C" w:rsidRDefault="006A3048" w:rsidP="004458F6">
                  <w:pPr>
                    <w:spacing w:line="480" w:lineRule="auto"/>
                    <w:jc w:val="both"/>
                    <w:rPr>
                      <w:rFonts w:cstheme="minorHAnsi"/>
                      <w:bCs/>
                      <w:sz w:val="20"/>
                      <w:szCs w:val="20"/>
                    </w:rPr>
                  </w:pPr>
                  <w:r w:rsidRPr="0040220C">
                    <w:rPr>
                      <w:rFonts w:cstheme="minorHAnsi"/>
                      <w:bCs/>
                      <w:sz w:val="20"/>
                      <w:szCs w:val="20"/>
                    </w:rPr>
                    <w:t>29 (23-41)</w:t>
                  </w:r>
                </w:p>
              </w:tc>
              <w:tc>
                <w:tcPr>
                  <w:tcW w:w="1457" w:type="dxa"/>
                </w:tcPr>
                <w:p w14:paraId="6F9AC786" w14:textId="6DB1F296" w:rsidR="00513A5D" w:rsidRPr="0040220C" w:rsidRDefault="006A3048" w:rsidP="004458F6">
                  <w:pPr>
                    <w:spacing w:line="480" w:lineRule="auto"/>
                    <w:jc w:val="both"/>
                    <w:rPr>
                      <w:rFonts w:cstheme="minorHAnsi"/>
                      <w:bCs/>
                      <w:sz w:val="20"/>
                      <w:szCs w:val="20"/>
                    </w:rPr>
                  </w:pPr>
                  <w:r w:rsidRPr="0040220C">
                    <w:rPr>
                      <w:rFonts w:cstheme="minorHAnsi"/>
                      <w:bCs/>
                      <w:sz w:val="20"/>
                      <w:szCs w:val="20"/>
                    </w:rPr>
                    <w:t>0.014</w:t>
                  </w:r>
                </w:p>
              </w:tc>
            </w:tr>
            <w:tr w:rsidR="00513A5D" w14:paraId="17C1C0E0" w14:textId="77777777" w:rsidTr="006A3048">
              <w:tc>
                <w:tcPr>
                  <w:tcW w:w="2830" w:type="dxa"/>
                </w:tcPr>
                <w:p w14:paraId="38F90830" w14:textId="3A8E5FFD" w:rsidR="00513A5D" w:rsidRPr="006A3048" w:rsidRDefault="00513A5D" w:rsidP="004458F6">
                  <w:pPr>
                    <w:spacing w:line="480" w:lineRule="auto"/>
                    <w:jc w:val="both"/>
                    <w:rPr>
                      <w:rFonts w:cstheme="minorHAnsi"/>
                      <w:b/>
                      <w:sz w:val="20"/>
                      <w:szCs w:val="20"/>
                    </w:rPr>
                  </w:pPr>
                  <w:r w:rsidRPr="006A3048">
                    <w:rPr>
                      <w:rFonts w:cstheme="minorHAnsi"/>
                      <w:b/>
                      <w:sz w:val="20"/>
                      <w:szCs w:val="20"/>
                    </w:rPr>
                    <w:t>Gender, Male n (%)</w:t>
                  </w:r>
                </w:p>
              </w:tc>
              <w:tc>
                <w:tcPr>
                  <w:tcW w:w="1843" w:type="dxa"/>
                </w:tcPr>
                <w:p w14:paraId="44BBDA7A" w14:textId="5E9CB27C" w:rsidR="00513A5D" w:rsidRPr="0040220C" w:rsidRDefault="006A3048" w:rsidP="004458F6">
                  <w:pPr>
                    <w:spacing w:line="480" w:lineRule="auto"/>
                    <w:jc w:val="both"/>
                    <w:rPr>
                      <w:rFonts w:cstheme="minorHAnsi"/>
                      <w:bCs/>
                      <w:sz w:val="20"/>
                      <w:szCs w:val="20"/>
                    </w:rPr>
                  </w:pPr>
                  <w:r w:rsidRPr="0040220C">
                    <w:rPr>
                      <w:rFonts w:cstheme="minorHAnsi"/>
                      <w:bCs/>
                      <w:sz w:val="20"/>
                      <w:szCs w:val="20"/>
                    </w:rPr>
                    <w:t>63 (29.3%)</w:t>
                  </w:r>
                </w:p>
              </w:tc>
              <w:tc>
                <w:tcPr>
                  <w:tcW w:w="1843" w:type="dxa"/>
                </w:tcPr>
                <w:p w14:paraId="75B94745" w14:textId="6AD4BACB" w:rsidR="00513A5D" w:rsidRPr="0040220C" w:rsidRDefault="006A3048" w:rsidP="004458F6">
                  <w:pPr>
                    <w:spacing w:line="480" w:lineRule="auto"/>
                    <w:jc w:val="both"/>
                    <w:rPr>
                      <w:rFonts w:cstheme="minorHAnsi"/>
                      <w:bCs/>
                      <w:sz w:val="20"/>
                      <w:szCs w:val="20"/>
                    </w:rPr>
                  </w:pPr>
                  <w:r w:rsidRPr="0040220C">
                    <w:rPr>
                      <w:rFonts w:cstheme="minorHAnsi"/>
                      <w:bCs/>
                      <w:sz w:val="20"/>
                      <w:szCs w:val="20"/>
                    </w:rPr>
                    <w:t>75 (32.6%)</w:t>
                  </w:r>
                </w:p>
              </w:tc>
              <w:tc>
                <w:tcPr>
                  <w:tcW w:w="1457" w:type="dxa"/>
                </w:tcPr>
                <w:p w14:paraId="5FF010CF" w14:textId="5EB454E2" w:rsidR="00513A5D" w:rsidRPr="0040220C" w:rsidRDefault="006A3048" w:rsidP="004458F6">
                  <w:pPr>
                    <w:spacing w:line="480" w:lineRule="auto"/>
                    <w:jc w:val="both"/>
                    <w:rPr>
                      <w:rFonts w:cstheme="minorHAnsi"/>
                      <w:bCs/>
                      <w:sz w:val="20"/>
                      <w:szCs w:val="20"/>
                    </w:rPr>
                  </w:pPr>
                  <w:r w:rsidRPr="0040220C">
                    <w:rPr>
                      <w:rFonts w:cstheme="minorHAnsi"/>
                      <w:bCs/>
                      <w:sz w:val="20"/>
                      <w:szCs w:val="20"/>
                    </w:rPr>
                    <w:t>0.45</w:t>
                  </w:r>
                </w:p>
              </w:tc>
            </w:tr>
            <w:tr w:rsidR="00513A5D" w14:paraId="585AF6E3" w14:textId="77777777" w:rsidTr="006A3048">
              <w:tc>
                <w:tcPr>
                  <w:tcW w:w="2830" w:type="dxa"/>
                </w:tcPr>
                <w:p w14:paraId="7F110586" w14:textId="31267940" w:rsidR="00513A5D" w:rsidRPr="006A3048" w:rsidRDefault="00513A5D" w:rsidP="004458F6">
                  <w:pPr>
                    <w:spacing w:line="480" w:lineRule="auto"/>
                    <w:jc w:val="both"/>
                    <w:rPr>
                      <w:rFonts w:cstheme="minorHAnsi"/>
                      <w:b/>
                      <w:bCs/>
                      <w:sz w:val="20"/>
                      <w:szCs w:val="20"/>
                    </w:rPr>
                  </w:pPr>
                  <w:r w:rsidRPr="006A3048">
                    <w:rPr>
                      <w:rFonts w:cstheme="minorHAnsi"/>
                      <w:b/>
                      <w:bCs/>
                      <w:sz w:val="20"/>
                      <w:szCs w:val="20"/>
                    </w:rPr>
                    <w:t>BMI (kg/m</w:t>
                  </w:r>
                  <w:r w:rsidRPr="006A3048">
                    <w:rPr>
                      <w:rFonts w:cstheme="minorHAnsi"/>
                      <w:b/>
                      <w:bCs/>
                      <w:sz w:val="20"/>
                      <w:szCs w:val="20"/>
                      <w:vertAlign w:val="superscript"/>
                    </w:rPr>
                    <w:t>2</w:t>
                  </w:r>
                  <w:r w:rsidRPr="006A3048">
                    <w:rPr>
                      <w:rFonts w:cstheme="minorHAnsi"/>
                      <w:b/>
                      <w:bCs/>
                      <w:sz w:val="20"/>
                      <w:szCs w:val="20"/>
                    </w:rPr>
                    <w:t>)</w:t>
                  </w:r>
                </w:p>
              </w:tc>
              <w:tc>
                <w:tcPr>
                  <w:tcW w:w="1843" w:type="dxa"/>
                </w:tcPr>
                <w:p w14:paraId="4B0DCFB4" w14:textId="64668D7A" w:rsidR="00513A5D" w:rsidRPr="0040220C" w:rsidRDefault="006A3048" w:rsidP="004458F6">
                  <w:pPr>
                    <w:spacing w:line="480" w:lineRule="auto"/>
                    <w:jc w:val="both"/>
                    <w:rPr>
                      <w:rFonts w:cstheme="minorHAnsi"/>
                      <w:bCs/>
                      <w:sz w:val="20"/>
                      <w:szCs w:val="20"/>
                    </w:rPr>
                  </w:pPr>
                  <w:r w:rsidRPr="0040220C">
                    <w:rPr>
                      <w:rFonts w:cstheme="minorHAnsi"/>
                      <w:bCs/>
                      <w:sz w:val="20"/>
                      <w:szCs w:val="20"/>
                    </w:rPr>
                    <w:t>20.6 (16.3-24.7)</w:t>
                  </w:r>
                </w:p>
              </w:tc>
              <w:tc>
                <w:tcPr>
                  <w:tcW w:w="1843" w:type="dxa"/>
                </w:tcPr>
                <w:p w14:paraId="6BE60720" w14:textId="5081C669" w:rsidR="00513A5D" w:rsidRPr="0040220C" w:rsidRDefault="006A3048" w:rsidP="004458F6">
                  <w:pPr>
                    <w:spacing w:line="480" w:lineRule="auto"/>
                    <w:jc w:val="both"/>
                    <w:rPr>
                      <w:rFonts w:cstheme="minorHAnsi"/>
                      <w:bCs/>
                      <w:sz w:val="20"/>
                      <w:szCs w:val="20"/>
                    </w:rPr>
                  </w:pPr>
                  <w:r w:rsidRPr="0040220C">
                    <w:rPr>
                      <w:rFonts w:cstheme="minorHAnsi"/>
                      <w:bCs/>
                      <w:sz w:val="20"/>
                      <w:szCs w:val="20"/>
                    </w:rPr>
                    <w:t>23.8 (20.8-29.2)</w:t>
                  </w:r>
                </w:p>
              </w:tc>
              <w:tc>
                <w:tcPr>
                  <w:tcW w:w="1457" w:type="dxa"/>
                </w:tcPr>
                <w:p w14:paraId="72AC558D" w14:textId="2ECC9F29" w:rsidR="00513A5D" w:rsidRPr="0040220C" w:rsidRDefault="006A3048" w:rsidP="004458F6">
                  <w:pPr>
                    <w:spacing w:line="480" w:lineRule="auto"/>
                    <w:jc w:val="both"/>
                    <w:rPr>
                      <w:rFonts w:cstheme="minorHAnsi"/>
                      <w:bCs/>
                      <w:sz w:val="20"/>
                      <w:szCs w:val="20"/>
                    </w:rPr>
                  </w:pPr>
                  <w:r w:rsidRPr="0040220C">
                    <w:rPr>
                      <w:rFonts w:cstheme="minorHAnsi"/>
                      <w:bCs/>
                      <w:sz w:val="20"/>
                      <w:szCs w:val="20"/>
                    </w:rPr>
                    <w:t>6.02e-12</w:t>
                  </w:r>
                </w:p>
              </w:tc>
            </w:tr>
            <w:tr w:rsidR="00513A5D" w14:paraId="4B97E554" w14:textId="77777777" w:rsidTr="006A3048">
              <w:trPr>
                <w:trHeight w:val="513"/>
              </w:trPr>
              <w:tc>
                <w:tcPr>
                  <w:tcW w:w="2830" w:type="dxa"/>
                </w:tcPr>
                <w:p w14:paraId="34BE3543" w14:textId="2F6B3CEB" w:rsidR="00513A5D" w:rsidRPr="006A3048" w:rsidRDefault="00513A5D" w:rsidP="004458F6">
                  <w:pPr>
                    <w:spacing w:line="480" w:lineRule="auto"/>
                    <w:jc w:val="both"/>
                    <w:rPr>
                      <w:rFonts w:cstheme="minorHAnsi"/>
                      <w:b/>
                      <w:bCs/>
                      <w:sz w:val="20"/>
                      <w:szCs w:val="20"/>
                    </w:rPr>
                  </w:pPr>
                  <w:r w:rsidRPr="006A3048">
                    <w:rPr>
                      <w:rFonts w:cstheme="minorHAnsi"/>
                      <w:b/>
                      <w:sz w:val="20"/>
                      <w:szCs w:val="20"/>
                    </w:rPr>
                    <w:t xml:space="preserve">BMI in participants </w:t>
                  </w:r>
                  <w:r w:rsidRPr="006A3048">
                    <w:rPr>
                      <w:b/>
                      <w:sz w:val="20"/>
                      <w:szCs w:val="20"/>
                    </w:rPr>
                    <w:t>≥</w:t>
                  </w:r>
                  <w:r w:rsidRPr="006A3048">
                    <w:rPr>
                      <w:rFonts w:cstheme="minorHAnsi"/>
                      <w:b/>
                      <w:sz w:val="20"/>
                      <w:szCs w:val="20"/>
                    </w:rPr>
                    <w:t xml:space="preserve"> 18yrs </w:t>
                  </w:r>
                </w:p>
              </w:tc>
              <w:tc>
                <w:tcPr>
                  <w:tcW w:w="1843" w:type="dxa"/>
                </w:tcPr>
                <w:p w14:paraId="000E1A2B" w14:textId="64B55752" w:rsidR="00513A5D" w:rsidRPr="0040220C" w:rsidRDefault="00513A5D" w:rsidP="004458F6">
                  <w:pPr>
                    <w:spacing w:line="480" w:lineRule="auto"/>
                    <w:jc w:val="both"/>
                    <w:rPr>
                      <w:rFonts w:cstheme="minorHAnsi"/>
                      <w:bCs/>
                      <w:sz w:val="20"/>
                      <w:szCs w:val="20"/>
                    </w:rPr>
                  </w:pPr>
                  <w:r w:rsidRPr="0040220C">
                    <w:rPr>
                      <w:rFonts w:cstheme="minorHAnsi"/>
                      <w:bCs/>
                      <w:sz w:val="20"/>
                      <w:szCs w:val="20"/>
                    </w:rPr>
                    <w:t>23.0</w:t>
                  </w:r>
                  <w:r w:rsidR="006A3048" w:rsidRPr="0040220C">
                    <w:rPr>
                      <w:rFonts w:cstheme="minorHAnsi"/>
                      <w:bCs/>
                      <w:sz w:val="20"/>
                      <w:szCs w:val="20"/>
                    </w:rPr>
                    <w:t xml:space="preserve"> (</w:t>
                  </w:r>
                  <w:r w:rsidRPr="0040220C">
                    <w:rPr>
                      <w:rFonts w:cstheme="minorHAnsi"/>
                      <w:bCs/>
                      <w:sz w:val="20"/>
                      <w:szCs w:val="20"/>
                    </w:rPr>
                    <w:t>19.8-25.9</w:t>
                  </w:r>
                  <w:r w:rsidR="006A3048" w:rsidRPr="0040220C">
                    <w:rPr>
                      <w:rFonts w:cstheme="minorHAnsi"/>
                      <w:bCs/>
                      <w:sz w:val="20"/>
                      <w:szCs w:val="20"/>
                    </w:rPr>
                    <w:t>)</w:t>
                  </w:r>
                </w:p>
              </w:tc>
              <w:tc>
                <w:tcPr>
                  <w:tcW w:w="1843" w:type="dxa"/>
                </w:tcPr>
                <w:p w14:paraId="380E9A65" w14:textId="168E799A" w:rsidR="00513A5D" w:rsidRPr="0040220C" w:rsidRDefault="006A3048" w:rsidP="004458F6">
                  <w:pPr>
                    <w:spacing w:line="480" w:lineRule="auto"/>
                    <w:jc w:val="both"/>
                    <w:rPr>
                      <w:rFonts w:cstheme="minorHAnsi"/>
                      <w:bCs/>
                      <w:sz w:val="20"/>
                      <w:szCs w:val="20"/>
                    </w:rPr>
                  </w:pPr>
                  <w:r w:rsidRPr="0040220C">
                    <w:rPr>
                      <w:rFonts w:cstheme="minorHAnsi"/>
                      <w:bCs/>
                      <w:sz w:val="20"/>
                      <w:szCs w:val="20"/>
                    </w:rPr>
                    <w:t>23.9 (20.9-29.6)</w:t>
                  </w:r>
                </w:p>
              </w:tc>
              <w:tc>
                <w:tcPr>
                  <w:tcW w:w="1457" w:type="dxa"/>
                </w:tcPr>
                <w:p w14:paraId="2345E611" w14:textId="7B02C088" w:rsidR="00513A5D" w:rsidRPr="0040220C" w:rsidRDefault="006A3048" w:rsidP="004458F6">
                  <w:pPr>
                    <w:spacing w:line="480" w:lineRule="auto"/>
                    <w:jc w:val="both"/>
                    <w:rPr>
                      <w:rFonts w:cstheme="minorHAnsi"/>
                      <w:bCs/>
                      <w:sz w:val="20"/>
                      <w:szCs w:val="20"/>
                    </w:rPr>
                  </w:pPr>
                  <w:r w:rsidRPr="0040220C">
                    <w:rPr>
                      <w:rFonts w:cstheme="minorHAnsi"/>
                      <w:bCs/>
                      <w:sz w:val="20"/>
                      <w:szCs w:val="20"/>
                    </w:rPr>
                    <w:t>0.005</w:t>
                  </w:r>
                </w:p>
              </w:tc>
            </w:tr>
            <w:tr w:rsidR="00513A5D" w14:paraId="60A8930B" w14:textId="77777777" w:rsidTr="006A3048">
              <w:tc>
                <w:tcPr>
                  <w:tcW w:w="2830" w:type="dxa"/>
                </w:tcPr>
                <w:p w14:paraId="1D45A87A" w14:textId="59840E71" w:rsidR="00513A5D" w:rsidRPr="006A3048" w:rsidRDefault="00513A5D" w:rsidP="004458F6">
                  <w:pPr>
                    <w:spacing w:line="480" w:lineRule="auto"/>
                    <w:jc w:val="both"/>
                    <w:rPr>
                      <w:rFonts w:cstheme="minorHAnsi"/>
                      <w:b/>
                      <w:bCs/>
                      <w:sz w:val="20"/>
                      <w:szCs w:val="20"/>
                    </w:rPr>
                  </w:pPr>
                  <w:r w:rsidRPr="006A3048">
                    <w:rPr>
                      <w:rFonts w:cstheme="minorHAnsi"/>
                      <w:b/>
                      <w:sz w:val="20"/>
                      <w:szCs w:val="20"/>
                    </w:rPr>
                    <w:t>NYHA Index</w:t>
                  </w:r>
                </w:p>
              </w:tc>
              <w:tc>
                <w:tcPr>
                  <w:tcW w:w="1843" w:type="dxa"/>
                </w:tcPr>
                <w:p w14:paraId="43949318" w14:textId="2893318D" w:rsidR="00513A5D" w:rsidRPr="0040220C" w:rsidRDefault="00513A5D" w:rsidP="004458F6">
                  <w:pPr>
                    <w:spacing w:line="480" w:lineRule="auto"/>
                    <w:jc w:val="both"/>
                    <w:rPr>
                      <w:rFonts w:cstheme="minorHAnsi"/>
                      <w:bCs/>
                      <w:sz w:val="20"/>
                      <w:szCs w:val="20"/>
                    </w:rPr>
                  </w:pPr>
                  <w:r w:rsidRPr="0040220C">
                    <w:rPr>
                      <w:rFonts w:cstheme="minorHAnsi"/>
                      <w:bCs/>
                      <w:sz w:val="20"/>
                      <w:szCs w:val="20"/>
                    </w:rPr>
                    <w:t xml:space="preserve">I = </w:t>
                  </w:r>
                  <w:r w:rsidR="006A3048" w:rsidRPr="0040220C">
                    <w:rPr>
                      <w:rFonts w:cstheme="minorHAnsi"/>
                      <w:bCs/>
                      <w:sz w:val="20"/>
                      <w:szCs w:val="20"/>
                    </w:rPr>
                    <w:t xml:space="preserve">4; </w:t>
                  </w:r>
                  <w:r w:rsidRPr="0040220C">
                    <w:rPr>
                      <w:rFonts w:cstheme="minorHAnsi"/>
                      <w:bCs/>
                      <w:sz w:val="20"/>
                      <w:szCs w:val="20"/>
                    </w:rPr>
                    <w:t>II = 150</w:t>
                  </w:r>
                </w:p>
                <w:p w14:paraId="145D0573" w14:textId="13F84710" w:rsidR="00513A5D" w:rsidRPr="0040220C" w:rsidRDefault="006A3048" w:rsidP="004458F6">
                  <w:pPr>
                    <w:spacing w:line="480" w:lineRule="auto"/>
                    <w:jc w:val="both"/>
                    <w:rPr>
                      <w:rFonts w:cstheme="minorHAnsi"/>
                      <w:bCs/>
                      <w:sz w:val="20"/>
                      <w:szCs w:val="20"/>
                    </w:rPr>
                  </w:pPr>
                  <w:r w:rsidRPr="0040220C">
                    <w:rPr>
                      <w:rFonts w:cstheme="minorHAnsi"/>
                      <w:bCs/>
                      <w:sz w:val="20"/>
                      <w:szCs w:val="20"/>
                    </w:rPr>
                    <w:t xml:space="preserve">III = 36; </w:t>
                  </w:r>
                  <w:r w:rsidR="00513A5D" w:rsidRPr="0040220C">
                    <w:rPr>
                      <w:rFonts w:cstheme="minorHAnsi"/>
                      <w:bCs/>
                      <w:sz w:val="20"/>
                      <w:szCs w:val="20"/>
                    </w:rPr>
                    <w:t>IV = 10</w:t>
                  </w:r>
                </w:p>
              </w:tc>
              <w:tc>
                <w:tcPr>
                  <w:tcW w:w="1843" w:type="dxa"/>
                </w:tcPr>
                <w:p w14:paraId="4FA6B7EF" w14:textId="6353047E" w:rsidR="00513A5D" w:rsidRPr="0040220C" w:rsidRDefault="00513A5D" w:rsidP="004458F6">
                  <w:pPr>
                    <w:spacing w:line="480" w:lineRule="auto"/>
                    <w:jc w:val="both"/>
                    <w:rPr>
                      <w:rFonts w:cstheme="minorHAnsi"/>
                      <w:bCs/>
                      <w:sz w:val="20"/>
                      <w:szCs w:val="20"/>
                    </w:rPr>
                  </w:pPr>
                  <w:r w:rsidRPr="0040220C">
                    <w:rPr>
                      <w:rFonts w:cstheme="minorHAnsi"/>
                      <w:bCs/>
                      <w:sz w:val="20"/>
                      <w:szCs w:val="20"/>
                    </w:rPr>
                    <w:t>N/A</w:t>
                  </w:r>
                </w:p>
              </w:tc>
              <w:tc>
                <w:tcPr>
                  <w:tcW w:w="1457" w:type="dxa"/>
                </w:tcPr>
                <w:p w14:paraId="49EB3DA4" w14:textId="46E3D73C" w:rsidR="00513A5D" w:rsidRPr="0040220C" w:rsidRDefault="006A3048" w:rsidP="004458F6">
                  <w:pPr>
                    <w:spacing w:line="480" w:lineRule="auto"/>
                    <w:jc w:val="both"/>
                    <w:rPr>
                      <w:rFonts w:cstheme="minorHAnsi"/>
                      <w:bCs/>
                      <w:sz w:val="20"/>
                      <w:szCs w:val="20"/>
                    </w:rPr>
                  </w:pPr>
                  <w:r w:rsidRPr="0040220C">
                    <w:rPr>
                      <w:rFonts w:cstheme="minorHAnsi"/>
                      <w:bCs/>
                      <w:sz w:val="20"/>
                      <w:szCs w:val="20"/>
                    </w:rPr>
                    <w:t>N/A</w:t>
                  </w:r>
                </w:p>
              </w:tc>
            </w:tr>
            <w:tr w:rsidR="00513A5D" w14:paraId="55A60746" w14:textId="77777777" w:rsidTr="006A3048">
              <w:tc>
                <w:tcPr>
                  <w:tcW w:w="2830" w:type="dxa"/>
                </w:tcPr>
                <w:p w14:paraId="3E1DFE5D" w14:textId="70EEB86E" w:rsidR="00513A5D" w:rsidRPr="006A3048" w:rsidRDefault="006A3048" w:rsidP="004458F6">
                  <w:pPr>
                    <w:spacing w:line="480" w:lineRule="auto"/>
                    <w:jc w:val="both"/>
                    <w:rPr>
                      <w:rFonts w:cstheme="minorHAnsi"/>
                      <w:b/>
                      <w:bCs/>
                      <w:sz w:val="20"/>
                      <w:szCs w:val="20"/>
                    </w:rPr>
                  </w:pPr>
                  <w:r w:rsidRPr="006A3048">
                    <w:rPr>
                      <w:rFonts w:cstheme="minorHAnsi"/>
                      <w:b/>
                      <w:sz w:val="20"/>
                      <w:szCs w:val="20"/>
                    </w:rPr>
                    <w:t>Number of participants taking p</w:t>
                  </w:r>
                  <w:r w:rsidR="00513A5D" w:rsidRPr="006A3048">
                    <w:rPr>
                      <w:rFonts w:cstheme="minorHAnsi"/>
                      <w:b/>
                      <w:sz w:val="20"/>
                      <w:szCs w:val="20"/>
                    </w:rPr>
                    <w:t>enicillin prophylaxis</w:t>
                  </w:r>
                </w:p>
              </w:tc>
              <w:tc>
                <w:tcPr>
                  <w:tcW w:w="1843" w:type="dxa"/>
                </w:tcPr>
                <w:p w14:paraId="1FB408CF" w14:textId="57C28B75" w:rsidR="00513A5D" w:rsidRPr="0040220C" w:rsidRDefault="00513A5D" w:rsidP="004458F6">
                  <w:pPr>
                    <w:spacing w:line="480" w:lineRule="auto"/>
                    <w:jc w:val="both"/>
                    <w:rPr>
                      <w:rFonts w:cstheme="minorHAnsi"/>
                      <w:bCs/>
                      <w:sz w:val="20"/>
                      <w:szCs w:val="20"/>
                    </w:rPr>
                  </w:pPr>
                  <w:r w:rsidRPr="0040220C">
                    <w:rPr>
                      <w:rFonts w:cstheme="minorHAnsi"/>
                      <w:bCs/>
                      <w:sz w:val="20"/>
                      <w:szCs w:val="20"/>
                    </w:rPr>
                    <w:t>111</w:t>
                  </w:r>
                </w:p>
              </w:tc>
              <w:tc>
                <w:tcPr>
                  <w:tcW w:w="1843" w:type="dxa"/>
                </w:tcPr>
                <w:p w14:paraId="58C2AA90" w14:textId="5D6CEC0E" w:rsidR="00513A5D" w:rsidRPr="0040220C" w:rsidRDefault="00513A5D" w:rsidP="004458F6">
                  <w:pPr>
                    <w:spacing w:line="480" w:lineRule="auto"/>
                    <w:jc w:val="both"/>
                    <w:rPr>
                      <w:rFonts w:cstheme="minorHAnsi"/>
                      <w:bCs/>
                      <w:sz w:val="20"/>
                      <w:szCs w:val="20"/>
                    </w:rPr>
                  </w:pPr>
                  <w:r w:rsidRPr="0040220C">
                    <w:rPr>
                      <w:rFonts w:cstheme="minorHAnsi"/>
                      <w:bCs/>
                      <w:sz w:val="20"/>
                      <w:szCs w:val="20"/>
                    </w:rPr>
                    <w:t>0</w:t>
                  </w:r>
                </w:p>
              </w:tc>
              <w:tc>
                <w:tcPr>
                  <w:tcW w:w="1457" w:type="dxa"/>
                </w:tcPr>
                <w:p w14:paraId="3F164D73" w14:textId="7B40CA25" w:rsidR="00513A5D" w:rsidRPr="0040220C" w:rsidRDefault="00513A5D" w:rsidP="004458F6">
                  <w:pPr>
                    <w:spacing w:line="480" w:lineRule="auto"/>
                    <w:jc w:val="both"/>
                    <w:rPr>
                      <w:rFonts w:cstheme="minorHAnsi"/>
                      <w:bCs/>
                      <w:sz w:val="20"/>
                      <w:szCs w:val="20"/>
                    </w:rPr>
                  </w:pPr>
                  <w:r w:rsidRPr="0040220C">
                    <w:rPr>
                      <w:rFonts w:cstheme="minorHAnsi"/>
                      <w:bCs/>
                      <w:sz w:val="20"/>
                      <w:szCs w:val="20"/>
                    </w:rPr>
                    <w:t>N/A</w:t>
                  </w:r>
                </w:p>
              </w:tc>
            </w:tr>
            <w:tr w:rsidR="00513A5D" w14:paraId="7111E885" w14:textId="77777777" w:rsidTr="006A3048">
              <w:tc>
                <w:tcPr>
                  <w:tcW w:w="2830" w:type="dxa"/>
                </w:tcPr>
                <w:p w14:paraId="5D71E1BE" w14:textId="05D38412" w:rsidR="00513A5D" w:rsidRPr="006A3048" w:rsidRDefault="006A3048" w:rsidP="004458F6">
                  <w:pPr>
                    <w:spacing w:line="480" w:lineRule="auto"/>
                    <w:jc w:val="both"/>
                    <w:rPr>
                      <w:rFonts w:cstheme="minorHAnsi"/>
                      <w:b/>
                      <w:bCs/>
                      <w:sz w:val="20"/>
                      <w:szCs w:val="20"/>
                    </w:rPr>
                  </w:pPr>
                  <w:r w:rsidRPr="006A3048">
                    <w:rPr>
                      <w:rFonts w:cstheme="minorHAnsi"/>
                      <w:b/>
                      <w:sz w:val="20"/>
                      <w:szCs w:val="20"/>
                    </w:rPr>
                    <w:t>Number of participants taking a</w:t>
                  </w:r>
                  <w:r w:rsidR="00513A5D" w:rsidRPr="006A3048">
                    <w:rPr>
                      <w:rFonts w:cstheme="minorHAnsi"/>
                      <w:b/>
                      <w:sz w:val="20"/>
                      <w:szCs w:val="20"/>
                    </w:rPr>
                    <w:t>nticoagulation</w:t>
                  </w:r>
                </w:p>
              </w:tc>
              <w:tc>
                <w:tcPr>
                  <w:tcW w:w="1843" w:type="dxa"/>
                </w:tcPr>
                <w:p w14:paraId="74EE23A4" w14:textId="34BAB85A" w:rsidR="00513A5D" w:rsidRPr="0040220C" w:rsidRDefault="00513A5D" w:rsidP="004458F6">
                  <w:pPr>
                    <w:spacing w:line="480" w:lineRule="auto"/>
                    <w:jc w:val="both"/>
                    <w:rPr>
                      <w:rFonts w:cstheme="minorHAnsi"/>
                      <w:bCs/>
                      <w:sz w:val="20"/>
                      <w:szCs w:val="20"/>
                    </w:rPr>
                  </w:pPr>
                  <w:r w:rsidRPr="0040220C">
                    <w:rPr>
                      <w:rFonts w:cstheme="minorHAnsi"/>
                      <w:bCs/>
                      <w:sz w:val="20"/>
                      <w:szCs w:val="20"/>
                    </w:rPr>
                    <w:t>23</w:t>
                  </w:r>
                </w:p>
              </w:tc>
              <w:tc>
                <w:tcPr>
                  <w:tcW w:w="1843" w:type="dxa"/>
                </w:tcPr>
                <w:p w14:paraId="6EDA40D0" w14:textId="7A3F2324" w:rsidR="00513A5D" w:rsidRPr="0040220C" w:rsidRDefault="00513A5D" w:rsidP="004458F6">
                  <w:pPr>
                    <w:spacing w:line="480" w:lineRule="auto"/>
                    <w:jc w:val="both"/>
                    <w:rPr>
                      <w:rFonts w:cstheme="minorHAnsi"/>
                      <w:bCs/>
                      <w:sz w:val="20"/>
                      <w:szCs w:val="20"/>
                    </w:rPr>
                  </w:pPr>
                  <w:r w:rsidRPr="0040220C">
                    <w:rPr>
                      <w:rFonts w:cstheme="minorHAnsi"/>
                      <w:bCs/>
                      <w:sz w:val="20"/>
                      <w:szCs w:val="20"/>
                    </w:rPr>
                    <w:t>0</w:t>
                  </w:r>
                </w:p>
              </w:tc>
              <w:tc>
                <w:tcPr>
                  <w:tcW w:w="1457" w:type="dxa"/>
                </w:tcPr>
                <w:p w14:paraId="45F55D87" w14:textId="5998B0E4" w:rsidR="00513A5D" w:rsidRPr="0040220C" w:rsidRDefault="00513A5D" w:rsidP="004458F6">
                  <w:pPr>
                    <w:spacing w:line="480" w:lineRule="auto"/>
                    <w:jc w:val="both"/>
                    <w:rPr>
                      <w:rFonts w:cstheme="minorHAnsi"/>
                      <w:bCs/>
                      <w:sz w:val="20"/>
                      <w:szCs w:val="20"/>
                    </w:rPr>
                  </w:pPr>
                  <w:r w:rsidRPr="0040220C">
                    <w:rPr>
                      <w:rFonts w:cstheme="minorHAnsi"/>
                      <w:bCs/>
                      <w:sz w:val="20"/>
                      <w:szCs w:val="20"/>
                    </w:rPr>
                    <w:t>N/A</w:t>
                  </w:r>
                </w:p>
              </w:tc>
            </w:tr>
          </w:tbl>
          <w:p w14:paraId="7913272B" w14:textId="03F5F91D" w:rsidR="00513A5D" w:rsidRPr="00421DD3" w:rsidRDefault="00513A5D" w:rsidP="004458F6">
            <w:pPr>
              <w:spacing w:line="480" w:lineRule="auto"/>
              <w:jc w:val="both"/>
              <w:rPr>
                <w:rFonts w:cstheme="minorHAnsi"/>
                <w:b/>
                <w:bCs/>
                <w:sz w:val="20"/>
                <w:szCs w:val="20"/>
              </w:rPr>
            </w:pPr>
          </w:p>
        </w:tc>
      </w:tr>
    </w:tbl>
    <w:p w14:paraId="3E963308" w14:textId="0721AEFE" w:rsidR="00F61414" w:rsidRDefault="008F2A83" w:rsidP="004458F6">
      <w:pPr>
        <w:spacing w:line="480" w:lineRule="auto"/>
        <w:jc w:val="both"/>
      </w:pPr>
      <w:r>
        <w:t xml:space="preserve">* </w:t>
      </w:r>
      <w:r w:rsidRPr="006A3048">
        <w:rPr>
          <w:sz w:val="20"/>
          <w:szCs w:val="20"/>
        </w:rPr>
        <w:t xml:space="preserve">15 </w:t>
      </w:r>
      <w:r w:rsidR="00F61414" w:rsidRPr="006A3048">
        <w:rPr>
          <w:sz w:val="20"/>
          <w:szCs w:val="20"/>
        </w:rPr>
        <w:t>cases</w:t>
      </w:r>
      <w:r w:rsidR="006A3048" w:rsidRPr="006A3048">
        <w:rPr>
          <w:sz w:val="20"/>
          <w:szCs w:val="20"/>
        </w:rPr>
        <w:t xml:space="preserve"> and 8 controls</w:t>
      </w:r>
      <w:r w:rsidR="00F61414" w:rsidRPr="006A3048">
        <w:rPr>
          <w:sz w:val="20"/>
          <w:szCs w:val="20"/>
        </w:rPr>
        <w:t xml:space="preserve"> have </w:t>
      </w:r>
      <w:r w:rsidRPr="006A3048">
        <w:rPr>
          <w:sz w:val="20"/>
          <w:szCs w:val="20"/>
        </w:rPr>
        <w:t xml:space="preserve">BMI data </w:t>
      </w:r>
      <w:r w:rsidR="00F61414" w:rsidRPr="006A3048">
        <w:rPr>
          <w:sz w:val="20"/>
          <w:szCs w:val="20"/>
        </w:rPr>
        <w:t>missing.</w:t>
      </w:r>
      <w:r w:rsidRPr="006A3048">
        <w:rPr>
          <w:sz w:val="20"/>
          <w:szCs w:val="20"/>
        </w:rPr>
        <w:t xml:space="preserve"> Missing data are removed from the statistical computation</w:t>
      </w:r>
      <w:r>
        <w:t>.</w:t>
      </w:r>
    </w:p>
    <w:p w14:paraId="53B49F13" w14:textId="77777777" w:rsidR="00F61414" w:rsidRDefault="00F61414" w:rsidP="004458F6">
      <w:pPr>
        <w:spacing w:after="160" w:line="480" w:lineRule="auto"/>
      </w:pPr>
      <w:r>
        <w:br w:type="page"/>
      </w:r>
    </w:p>
    <w:p w14:paraId="1CEBD683" w14:textId="31B8DD24" w:rsidR="00A72CC8" w:rsidRDefault="00A72CC8" w:rsidP="004458F6">
      <w:pPr>
        <w:spacing w:line="480" w:lineRule="auto"/>
        <w:jc w:val="both"/>
        <w:rPr>
          <w:rFonts w:cstheme="minorHAnsi"/>
          <w:b/>
          <w:bCs/>
          <w:sz w:val="20"/>
          <w:szCs w:val="20"/>
        </w:rPr>
      </w:pPr>
      <w:r w:rsidRPr="00A72CC8">
        <w:rPr>
          <w:rFonts w:cstheme="minorHAnsi"/>
          <w:b/>
          <w:bCs/>
          <w:sz w:val="20"/>
          <w:szCs w:val="20"/>
        </w:rPr>
        <w:lastRenderedPageBreak/>
        <w:t xml:space="preserve">Table 2 </w:t>
      </w:r>
      <w:r w:rsidRPr="0040220C">
        <w:rPr>
          <w:rFonts w:cstheme="minorHAnsi"/>
          <w:bCs/>
          <w:sz w:val="20"/>
          <w:szCs w:val="20"/>
        </w:rPr>
        <w:t xml:space="preserve">List of biomarkers identified from Boruta package with their </w:t>
      </w:r>
      <w:r w:rsidR="00610E27">
        <w:rPr>
          <w:rFonts w:cstheme="minorHAnsi"/>
          <w:bCs/>
          <w:sz w:val="20"/>
          <w:szCs w:val="20"/>
        </w:rPr>
        <w:t xml:space="preserve">log2-scaled mean expression in cases, controls, log2 fold </w:t>
      </w:r>
      <w:proofErr w:type="gramStart"/>
      <w:r w:rsidR="00610E27">
        <w:rPr>
          <w:rFonts w:cstheme="minorHAnsi"/>
          <w:bCs/>
          <w:sz w:val="20"/>
          <w:szCs w:val="20"/>
        </w:rPr>
        <w:t xml:space="preserve">change,  </w:t>
      </w:r>
      <w:r w:rsidRPr="0040220C">
        <w:rPr>
          <w:rFonts w:cstheme="minorHAnsi"/>
          <w:bCs/>
          <w:sz w:val="20"/>
          <w:szCs w:val="20"/>
        </w:rPr>
        <w:t>mean</w:t>
      </w:r>
      <w:proofErr w:type="gramEnd"/>
      <w:r w:rsidRPr="0040220C">
        <w:rPr>
          <w:rFonts w:cstheme="minorHAnsi"/>
          <w:bCs/>
          <w:sz w:val="20"/>
          <w:szCs w:val="20"/>
        </w:rPr>
        <w:t xml:space="preserve"> permutation importance (</w:t>
      </w:r>
      <w:proofErr w:type="spellStart"/>
      <w:r w:rsidRPr="0040220C">
        <w:rPr>
          <w:rFonts w:cstheme="minorHAnsi"/>
          <w:bCs/>
          <w:sz w:val="20"/>
          <w:szCs w:val="20"/>
        </w:rPr>
        <w:t>meanImp</w:t>
      </w:r>
      <w:proofErr w:type="spellEnd"/>
      <w:r w:rsidRPr="0040220C">
        <w:rPr>
          <w:rFonts w:cstheme="minorHAnsi"/>
          <w:bCs/>
          <w:sz w:val="20"/>
          <w:szCs w:val="20"/>
        </w:rPr>
        <w:t>)</w:t>
      </w:r>
      <w:r w:rsidR="006672A6" w:rsidRPr="0040220C">
        <w:rPr>
          <w:rFonts w:cstheme="minorHAnsi"/>
          <w:bCs/>
          <w:sz w:val="20"/>
          <w:szCs w:val="20"/>
        </w:rPr>
        <w:t xml:space="preserve">; and with </w:t>
      </w:r>
      <w:r w:rsidRPr="0040220C">
        <w:rPr>
          <w:rFonts w:cstheme="minorHAnsi"/>
          <w:bCs/>
          <w:sz w:val="20"/>
          <w:szCs w:val="20"/>
        </w:rPr>
        <w:t xml:space="preserve">ORs, 95% CI, </w:t>
      </w:r>
      <w:proofErr w:type="spellStart"/>
      <w:r w:rsidRPr="0040220C">
        <w:rPr>
          <w:rFonts w:cstheme="minorHAnsi"/>
          <w:bCs/>
          <w:sz w:val="20"/>
          <w:szCs w:val="20"/>
        </w:rPr>
        <w:t>pvalues</w:t>
      </w:r>
      <w:proofErr w:type="spellEnd"/>
      <w:r w:rsidRPr="0040220C">
        <w:rPr>
          <w:rFonts w:cstheme="minorHAnsi"/>
          <w:bCs/>
          <w:sz w:val="20"/>
          <w:szCs w:val="20"/>
        </w:rPr>
        <w:t xml:space="preserve"> and AUCs from </w:t>
      </w:r>
      <w:r w:rsidR="006672A6" w:rsidRPr="0040220C">
        <w:rPr>
          <w:rFonts w:cstheme="minorHAnsi"/>
          <w:bCs/>
          <w:sz w:val="20"/>
          <w:szCs w:val="20"/>
        </w:rPr>
        <w:t xml:space="preserve">single-marker </w:t>
      </w:r>
      <w:r w:rsidRPr="0040220C">
        <w:rPr>
          <w:rFonts w:cstheme="minorHAnsi"/>
          <w:bCs/>
          <w:sz w:val="20"/>
          <w:szCs w:val="20"/>
        </w:rPr>
        <w:t>LR models</w:t>
      </w:r>
      <w:r w:rsidR="006672A6" w:rsidRPr="0040220C">
        <w:rPr>
          <w:rFonts w:cstheme="minorHAnsi"/>
          <w:bCs/>
          <w:sz w:val="20"/>
          <w:szCs w:val="20"/>
        </w:rPr>
        <w:t xml:space="preserve"> adjusted for age, sex, BMI, and age*BMI</w:t>
      </w:r>
      <w:r w:rsidRPr="0040220C">
        <w:rPr>
          <w:rFonts w:cstheme="minorHAnsi"/>
          <w:bCs/>
          <w:sz w:val="20"/>
          <w:szCs w:val="20"/>
        </w:rPr>
        <w:t>.</w:t>
      </w:r>
      <w:r w:rsidRPr="00A72CC8">
        <w:rPr>
          <w:rFonts w:cstheme="minorHAnsi"/>
          <w:b/>
          <w:bCs/>
          <w:sz w:val="20"/>
          <w:szCs w:val="20"/>
        </w:rPr>
        <w:t xml:space="preserve"> </w:t>
      </w:r>
    </w:p>
    <w:p w14:paraId="50C4CBC2" w14:textId="77777777" w:rsidR="00461090" w:rsidRPr="00A72CC8" w:rsidRDefault="00461090" w:rsidP="004458F6">
      <w:pPr>
        <w:pStyle w:val="PlainText"/>
        <w:spacing w:line="480" w:lineRule="auto"/>
        <w:rPr>
          <w:rFonts w:cstheme="minorHAnsi"/>
          <w:b/>
          <w:bCs/>
          <w:sz w:val="20"/>
          <w:szCs w:val="20"/>
        </w:rPr>
      </w:pPr>
    </w:p>
    <w:tbl>
      <w:tblPr>
        <w:tblStyle w:val="TableGrid"/>
        <w:tblW w:w="9180" w:type="dxa"/>
        <w:tblLayout w:type="fixed"/>
        <w:tblLook w:val="04A0" w:firstRow="1" w:lastRow="0" w:firstColumn="1" w:lastColumn="0" w:noHBand="0" w:noVBand="1"/>
      </w:tblPr>
      <w:tblGrid>
        <w:gridCol w:w="876"/>
        <w:gridCol w:w="1166"/>
        <w:gridCol w:w="1185"/>
        <w:gridCol w:w="1276"/>
        <w:gridCol w:w="787"/>
        <w:gridCol w:w="914"/>
        <w:gridCol w:w="1417"/>
        <w:gridCol w:w="851"/>
        <w:gridCol w:w="708"/>
      </w:tblGrid>
      <w:tr w:rsidR="00B631E0" w:rsidRPr="00B631E0" w14:paraId="516CEFA2" w14:textId="77777777" w:rsidTr="00B631E0">
        <w:tc>
          <w:tcPr>
            <w:tcW w:w="876" w:type="dxa"/>
          </w:tcPr>
          <w:p w14:paraId="1E911B3C" w14:textId="77777777" w:rsidR="002A1F47" w:rsidRPr="00B631E0" w:rsidRDefault="002A1F47" w:rsidP="004458F6">
            <w:pPr>
              <w:pStyle w:val="PlainText"/>
              <w:spacing w:line="480" w:lineRule="auto"/>
              <w:rPr>
                <w:rFonts w:ascii="Times New Roman" w:hAnsi="Times New Roman"/>
                <w:sz w:val="18"/>
                <w:szCs w:val="18"/>
              </w:rPr>
            </w:pPr>
            <w:r w:rsidRPr="00B631E0">
              <w:rPr>
                <w:rFonts w:ascii="Times New Roman" w:hAnsi="Times New Roman"/>
                <w:sz w:val="18"/>
                <w:szCs w:val="18"/>
              </w:rPr>
              <w:t>Protein</w:t>
            </w:r>
          </w:p>
        </w:tc>
        <w:tc>
          <w:tcPr>
            <w:tcW w:w="1166" w:type="dxa"/>
          </w:tcPr>
          <w:p w14:paraId="3FCE96C0" w14:textId="77777777" w:rsidR="002A1F47" w:rsidRPr="00B631E0" w:rsidRDefault="002A1F47" w:rsidP="004458F6">
            <w:pPr>
              <w:pStyle w:val="PlainText"/>
              <w:spacing w:line="480" w:lineRule="auto"/>
              <w:rPr>
                <w:rFonts w:ascii="Times New Roman" w:hAnsi="Times New Roman"/>
                <w:sz w:val="18"/>
                <w:szCs w:val="18"/>
              </w:rPr>
            </w:pPr>
            <w:proofErr w:type="spellStart"/>
            <w:r w:rsidRPr="00B631E0">
              <w:rPr>
                <w:rFonts w:ascii="Times New Roman" w:hAnsi="Times New Roman"/>
                <w:sz w:val="18"/>
                <w:szCs w:val="18"/>
              </w:rPr>
              <w:t>ProteinName</w:t>
            </w:r>
            <w:proofErr w:type="spellEnd"/>
          </w:p>
        </w:tc>
        <w:tc>
          <w:tcPr>
            <w:tcW w:w="1185" w:type="dxa"/>
          </w:tcPr>
          <w:p w14:paraId="24096EEE" w14:textId="5C1C8B58" w:rsidR="002A1F47" w:rsidRPr="00B631E0" w:rsidRDefault="00B631E0" w:rsidP="004458F6">
            <w:pPr>
              <w:pStyle w:val="PlainText"/>
              <w:spacing w:line="480" w:lineRule="auto"/>
              <w:rPr>
                <w:rFonts w:ascii="Times New Roman" w:hAnsi="Times New Roman"/>
                <w:sz w:val="18"/>
                <w:szCs w:val="18"/>
              </w:rPr>
            </w:pPr>
            <w:r w:rsidRPr="00B631E0">
              <w:rPr>
                <w:rFonts w:ascii="Times New Roman" w:hAnsi="Times New Roman"/>
                <w:sz w:val="20"/>
                <w:szCs w:val="20"/>
              </w:rPr>
              <w:t>Mean of log2-scaled expression in cases</w:t>
            </w:r>
          </w:p>
        </w:tc>
        <w:tc>
          <w:tcPr>
            <w:tcW w:w="1276" w:type="dxa"/>
          </w:tcPr>
          <w:p w14:paraId="18F15A15" w14:textId="7BE70DA0" w:rsidR="002A1F47" w:rsidRPr="00B631E0" w:rsidRDefault="00B631E0" w:rsidP="004458F6">
            <w:pPr>
              <w:pStyle w:val="PlainText"/>
              <w:spacing w:line="480" w:lineRule="auto"/>
              <w:rPr>
                <w:rFonts w:ascii="Times New Roman" w:hAnsi="Times New Roman"/>
                <w:sz w:val="18"/>
                <w:szCs w:val="18"/>
              </w:rPr>
            </w:pPr>
            <w:r w:rsidRPr="00B631E0">
              <w:rPr>
                <w:rFonts w:ascii="Times New Roman" w:hAnsi="Times New Roman"/>
                <w:sz w:val="20"/>
                <w:szCs w:val="20"/>
              </w:rPr>
              <w:t>Mean of log2-scaled expression in controls</w:t>
            </w:r>
          </w:p>
        </w:tc>
        <w:tc>
          <w:tcPr>
            <w:tcW w:w="787" w:type="dxa"/>
          </w:tcPr>
          <w:p w14:paraId="7E19A540" w14:textId="0FFAD9A9" w:rsidR="002A1F47" w:rsidRPr="00B631E0" w:rsidRDefault="00610E27" w:rsidP="004458F6">
            <w:pPr>
              <w:pStyle w:val="PlainText"/>
              <w:spacing w:line="480" w:lineRule="auto"/>
              <w:rPr>
                <w:rFonts w:ascii="Times New Roman" w:hAnsi="Times New Roman"/>
                <w:sz w:val="18"/>
                <w:szCs w:val="18"/>
              </w:rPr>
            </w:pPr>
            <w:r w:rsidRPr="00B631E0">
              <w:rPr>
                <w:rFonts w:ascii="Times New Roman" w:hAnsi="Times New Roman"/>
                <w:sz w:val="18"/>
                <w:szCs w:val="18"/>
              </w:rPr>
              <w:t>Log2-</w:t>
            </w:r>
            <w:r w:rsidR="002A1F47" w:rsidRPr="00B631E0">
              <w:rPr>
                <w:rFonts w:ascii="Times New Roman" w:hAnsi="Times New Roman"/>
                <w:sz w:val="18"/>
                <w:szCs w:val="18"/>
              </w:rPr>
              <w:t>fold</w:t>
            </w:r>
            <w:r w:rsidR="00B631E0">
              <w:rPr>
                <w:rFonts w:ascii="Times New Roman" w:hAnsi="Times New Roman"/>
                <w:sz w:val="18"/>
                <w:szCs w:val="18"/>
              </w:rPr>
              <w:t xml:space="preserve"> </w:t>
            </w:r>
            <w:r w:rsidR="002A1F47" w:rsidRPr="00B631E0">
              <w:rPr>
                <w:rFonts w:ascii="Times New Roman" w:hAnsi="Times New Roman"/>
                <w:sz w:val="18"/>
                <w:szCs w:val="18"/>
              </w:rPr>
              <w:t>change</w:t>
            </w:r>
          </w:p>
        </w:tc>
        <w:tc>
          <w:tcPr>
            <w:tcW w:w="914" w:type="dxa"/>
          </w:tcPr>
          <w:p w14:paraId="737A284D" w14:textId="0D0F6E5C" w:rsidR="002A1F47" w:rsidRPr="00B631E0" w:rsidRDefault="002A1F47" w:rsidP="004458F6">
            <w:pPr>
              <w:pStyle w:val="PlainText"/>
              <w:spacing w:line="480" w:lineRule="auto"/>
              <w:rPr>
                <w:rFonts w:ascii="Times New Roman" w:hAnsi="Times New Roman"/>
                <w:sz w:val="18"/>
                <w:szCs w:val="18"/>
              </w:rPr>
            </w:pPr>
            <w:proofErr w:type="spellStart"/>
            <w:r w:rsidRPr="00B631E0">
              <w:rPr>
                <w:rFonts w:ascii="Times New Roman" w:hAnsi="Times New Roman"/>
                <w:sz w:val="18"/>
                <w:szCs w:val="18"/>
              </w:rPr>
              <w:t>meanImp</w:t>
            </w:r>
            <w:proofErr w:type="spellEnd"/>
          </w:p>
        </w:tc>
        <w:tc>
          <w:tcPr>
            <w:tcW w:w="1417" w:type="dxa"/>
          </w:tcPr>
          <w:p w14:paraId="30690909" w14:textId="5CC557AA" w:rsidR="002A1F47" w:rsidRPr="00B631E0" w:rsidRDefault="002A1F47" w:rsidP="004458F6">
            <w:pPr>
              <w:pStyle w:val="PlainText"/>
              <w:spacing w:line="480" w:lineRule="auto"/>
              <w:rPr>
                <w:rFonts w:ascii="Times New Roman" w:hAnsi="Times New Roman"/>
                <w:sz w:val="18"/>
                <w:szCs w:val="18"/>
              </w:rPr>
            </w:pPr>
            <w:r w:rsidRPr="00B631E0">
              <w:rPr>
                <w:rFonts w:ascii="Times New Roman" w:hAnsi="Times New Roman"/>
                <w:sz w:val="18"/>
                <w:szCs w:val="18"/>
              </w:rPr>
              <w:t>OR with 95%</w:t>
            </w:r>
            <w:r w:rsidR="00B631E0">
              <w:rPr>
                <w:rFonts w:ascii="Times New Roman" w:hAnsi="Times New Roman"/>
                <w:sz w:val="18"/>
                <w:szCs w:val="18"/>
              </w:rPr>
              <w:t xml:space="preserve"> CI</w:t>
            </w:r>
          </w:p>
        </w:tc>
        <w:tc>
          <w:tcPr>
            <w:tcW w:w="851" w:type="dxa"/>
          </w:tcPr>
          <w:p w14:paraId="488C69DF" w14:textId="77777777" w:rsidR="002A1F47" w:rsidRPr="00B631E0" w:rsidRDefault="002A1F47" w:rsidP="004458F6">
            <w:pPr>
              <w:pStyle w:val="PlainText"/>
              <w:spacing w:line="480" w:lineRule="auto"/>
              <w:rPr>
                <w:rFonts w:ascii="Times New Roman" w:hAnsi="Times New Roman"/>
                <w:sz w:val="18"/>
                <w:szCs w:val="18"/>
              </w:rPr>
            </w:pPr>
            <w:proofErr w:type="spellStart"/>
            <w:r w:rsidRPr="00B631E0">
              <w:rPr>
                <w:rFonts w:ascii="Times New Roman" w:hAnsi="Times New Roman"/>
                <w:sz w:val="18"/>
                <w:szCs w:val="18"/>
              </w:rPr>
              <w:t>Pvalue</w:t>
            </w:r>
            <w:proofErr w:type="spellEnd"/>
          </w:p>
        </w:tc>
        <w:tc>
          <w:tcPr>
            <w:tcW w:w="708" w:type="dxa"/>
          </w:tcPr>
          <w:p w14:paraId="4DC6746A" w14:textId="77777777" w:rsidR="002A1F47" w:rsidRPr="00B631E0" w:rsidRDefault="002A1F47" w:rsidP="004458F6">
            <w:pPr>
              <w:pStyle w:val="PlainText"/>
              <w:spacing w:line="480" w:lineRule="auto"/>
              <w:rPr>
                <w:rFonts w:ascii="Times New Roman" w:hAnsi="Times New Roman"/>
                <w:sz w:val="18"/>
                <w:szCs w:val="18"/>
              </w:rPr>
            </w:pPr>
            <w:r w:rsidRPr="00B631E0">
              <w:rPr>
                <w:rFonts w:ascii="Times New Roman" w:hAnsi="Times New Roman"/>
                <w:sz w:val="18"/>
                <w:szCs w:val="18"/>
              </w:rPr>
              <w:t>AUC</w:t>
            </w:r>
          </w:p>
        </w:tc>
      </w:tr>
      <w:tr w:rsidR="00B631E0" w:rsidRPr="00730AC1" w14:paraId="5F17D818" w14:textId="77777777" w:rsidTr="00B631E0">
        <w:tc>
          <w:tcPr>
            <w:tcW w:w="876" w:type="dxa"/>
          </w:tcPr>
          <w:p w14:paraId="5B31ED9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Q15848</w:t>
            </w:r>
          </w:p>
        </w:tc>
        <w:tc>
          <w:tcPr>
            <w:tcW w:w="1166" w:type="dxa"/>
          </w:tcPr>
          <w:p w14:paraId="2575C97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ADIPOQ</w:t>
            </w:r>
          </w:p>
        </w:tc>
        <w:tc>
          <w:tcPr>
            <w:tcW w:w="1185" w:type="dxa"/>
          </w:tcPr>
          <w:p w14:paraId="59B90FFD" w14:textId="144A7092"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11.21</w:t>
            </w:r>
          </w:p>
        </w:tc>
        <w:tc>
          <w:tcPr>
            <w:tcW w:w="1276" w:type="dxa"/>
          </w:tcPr>
          <w:p w14:paraId="2BA741C4" w14:textId="06CD4378"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10.08</w:t>
            </w:r>
          </w:p>
        </w:tc>
        <w:tc>
          <w:tcPr>
            <w:tcW w:w="787" w:type="dxa"/>
          </w:tcPr>
          <w:p w14:paraId="4A92C269" w14:textId="476555CE"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1.14</w:t>
            </w:r>
          </w:p>
        </w:tc>
        <w:tc>
          <w:tcPr>
            <w:tcW w:w="914" w:type="dxa"/>
          </w:tcPr>
          <w:p w14:paraId="32BE0EB4" w14:textId="38E58F59"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13.67</w:t>
            </w:r>
          </w:p>
        </w:tc>
        <w:tc>
          <w:tcPr>
            <w:tcW w:w="1417" w:type="dxa"/>
          </w:tcPr>
          <w:p w14:paraId="4046E5A2" w14:textId="49A37159"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1.18</w:t>
            </w:r>
            <w:r>
              <w:rPr>
                <w:rFonts w:ascii="Times New Roman" w:hAnsi="Times New Roman"/>
                <w:sz w:val="18"/>
                <w:szCs w:val="18"/>
              </w:rPr>
              <w:t xml:space="preserve"> </w:t>
            </w:r>
            <w:r w:rsidRPr="00730AC1">
              <w:rPr>
                <w:rFonts w:ascii="Times New Roman" w:hAnsi="Times New Roman"/>
                <w:sz w:val="18"/>
                <w:szCs w:val="18"/>
              </w:rPr>
              <w:t>[1.1</w:t>
            </w:r>
            <w:r>
              <w:rPr>
                <w:rFonts w:ascii="Times New Roman" w:hAnsi="Times New Roman"/>
                <w:sz w:val="18"/>
                <w:szCs w:val="18"/>
              </w:rPr>
              <w:t>3</w:t>
            </w:r>
            <w:r w:rsidRPr="00730AC1">
              <w:rPr>
                <w:rFonts w:ascii="Times New Roman" w:hAnsi="Times New Roman"/>
                <w:sz w:val="18"/>
                <w:szCs w:val="18"/>
              </w:rPr>
              <w:t>-1.24]</w:t>
            </w:r>
          </w:p>
        </w:tc>
        <w:tc>
          <w:tcPr>
            <w:tcW w:w="851" w:type="dxa"/>
          </w:tcPr>
          <w:p w14:paraId="7AE4544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2.00e-12</w:t>
            </w:r>
          </w:p>
        </w:tc>
        <w:tc>
          <w:tcPr>
            <w:tcW w:w="708" w:type="dxa"/>
          </w:tcPr>
          <w:p w14:paraId="2483607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0.820</w:t>
            </w:r>
          </w:p>
        </w:tc>
      </w:tr>
      <w:tr w:rsidR="00B631E0" w:rsidRPr="00730AC1" w14:paraId="2292F1AB" w14:textId="77777777" w:rsidTr="00B631E0">
        <w:tc>
          <w:tcPr>
            <w:tcW w:w="876" w:type="dxa"/>
          </w:tcPr>
          <w:p w14:paraId="30C9F307"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P10643</w:t>
            </w:r>
          </w:p>
        </w:tc>
        <w:tc>
          <w:tcPr>
            <w:tcW w:w="1166" w:type="dxa"/>
          </w:tcPr>
          <w:p w14:paraId="4E7D1302"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C7</w:t>
            </w:r>
          </w:p>
        </w:tc>
        <w:tc>
          <w:tcPr>
            <w:tcW w:w="1185" w:type="dxa"/>
          </w:tcPr>
          <w:p w14:paraId="58495B28" w14:textId="6337020B"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16.72</w:t>
            </w:r>
          </w:p>
        </w:tc>
        <w:tc>
          <w:tcPr>
            <w:tcW w:w="1276" w:type="dxa"/>
          </w:tcPr>
          <w:p w14:paraId="113AECC5" w14:textId="50564F57"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16.00</w:t>
            </w:r>
          </w:p>
        </w:tc>
        <w:tc>
          <w:tcPr>
            <w:tcW w:w="787" w:type="dxa"/>
          </w:tcPr>
          <w:p w14:paraId="1C99EFE0" w14:textId="651116A6"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0.72</w:t>
            </w:r>
          </w:p>
        </w:tc>
        <w:tc>
          <w:tcPr>
            <w:tcW w:w="914" w:type="dxa"/>
          </w:tcPr>
          <w:p w14:paraId="2F4F07CC" w14:textId="7B39178C"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11.76</w:t>
            </w:r>
          </w:p>
        </w:tc>
        <w:tc>
          <w:tcPr>
            <w:tcW w:w="1417" w:type="dxa"/>
          </w:tcPr>
          <w:p w14:paraId="05EAEF4F" w14:textId="70161852"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w:t>
            </w:r>
            <w:r>
              <w:rPr>
                <w:rFonts w:ascii="Times New Roman" w:hAnsi="Times New Roman"/>
                <w:sz w:val="18"/>
                <w:szCs w:val="18"/>
              </w:rPr>
              <w:t xml:space="preserve">40 </w:t>
            </w:r>
            <w:r w:rsidRPr="00730AC1">
              <w:rPr>
                <w:rFonts w:ascii="Times New Roman" w:hAnsi="Times New Roman"/>
                <w:sz w:val="18"/>
                <w:szCs w:val="18"/>
              </w:rPr>
              <w:t>[2.4</w:t>
            </w:r>
            <w:r>
              <w:rPr>
                <w:rFonts w:ascii="Times New Roman" w:hAnsi="Times New Roman"/>
                <w:sz w:val="18"/>
                <w:szCs w:val="18"/>
              </w:rPr>
              <w:t>1</w:t>
            </w:r>
            <w:r w:rsidRPr="00730AC1">
              <w:rPr>
                <w:rFonts w:ascii="Times New Roman" w:hAnsi="Times New Roman"/>
                <w:sz w:val="18"/>
                <w:szCs w:val="18"/>
              </w:rPr>
              <w:t>-4.93]</w:t>
            </w:r>
          </w:p>
        </w:tc>
        <w:tc>
          <w:tcPr>
            <w:tcW w:w="851" w:type="dxa"/>
          </w:tcPr>
          <w:p w14:paraId="20EB6725"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2.14e-11</w:t>
            </w:r>
          </w:p>
        </w:tc>
        <w:tc>
          <w:tcPr>
            <w:tcW w:w="708" w:type="dxa"/>
          </w:tcPr>
          <w:p w14:paraId="01E0A7D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0.815</w:t>
            </w:r>
          </w:p>
        </w:tc>
      </w:tr>
      <w:tr w:rsidR="00B631E0" w:rsidRPr="00730AC1" w14:paraId="6280DA86" w14:textId="77777777" w:rsidTr="00B631E0">
        <w:tc>
          <w:tcPr>
            <w:tcW w:w="876" w:type="dxa"/>
          </w:tcPr>
          <w:p w14:paraId="7A4DE072"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O00391</w:t>
            </w:r>
          </w:p>
        </w:tc>
        <w:tc>
          <w:tcPr>
            <w:tcW w:w="1166" w:type="dxa"/>
          </w:tcPr>
          <w:p w14:paraId="18A87685" w14:textId="77777777"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QSOX1</w:t>
            </w:r>
          </w:p>
        </w:tc>
        <w:tc>
          <w:tcPr>
            <w:tcW w:w="1185" w:type="dxa"/>
          </w:tcPr>
          <w:p w14:paraId="45D9870E" w14:textId="07D5AA85"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12.49</w:t>
            </w:r>
          </w:p>
        </w:tc>
        <w:tc>
          <w:tcPr>
            <w:tcW w:w="1276" w:type="dxa"/>
          </w:tcPr>
          <w:p w14:paraId="451EFED3" w14:textId="2AFB76FA"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11.96</w:t>
            </w:r>
          </w:p>
        </w:tc>
        <w:tc>
          <w:tcPr>
            <w:tcW w:w="787" w:type="dxa"/>
          </w:tcPr>
          <w:p w14:paraId="5122BD38" w14:textId="43A35509"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0.52</w:t>
            </w:r>
          </w:p>
        </w:tc>
        <w:tc>
          <w:tcPr>
            <w:tcW w:w="914" w:type="dxa"/>
          </w:tcPr>
          <w:p w14:paraId="11D77E99" w14:textId="5894219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9.95</w:t>
            </w:r>
          </w:p>
        </w:tc>
        <w:tc>
          <w:tcPr>
            <w:tcW w:w="1417" w:type="dxa"/>
          </w:tcPr>
          <w:p w14:paraId="1320627D" w14:textId="08A02FDE"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1.2</w:t>
            </w:r>
            <w:r>
              <w:rPr>
                <w:rFonts w:ascii="Times New Roman" w:hAnsi="Times New Roman"/>
                <w:sz w:val="18"/>
                <w:szCs w:val="18"/>
              </w:rPr>
              <w:t xml:space="preserve">7 </w:t>
            </w:r>
            <w:r w:rsidRPr="00730AC1">
              <w:rPr>
                <w:rFonts w:ascii="Times New Roman" w:hAnsi="Times New Roman"/>
                <w:sz w:val="18"/>
                <w:szCs w:val="18"/>
              </w:rPr>
              <w:t>[1.12-1.47]</w:t>
            </w:r>
          </w:p>
        </w:tc>
        <w:tc>
          <w:tcPr>
            <w:tcW w:w="851" w:type="dxa"/>
          </w:tcPr>
          <w:p w14:paraId="5C6F2402"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5.58e-04</w:t>
            </w:r>
          </w:p>
        </w:tc>
        <w:tc>
          <w:tcPr>
            <w:tcW w:w="708" w:type="dxa"/>
          </w:tcPr>
          <w:p w14:paraId="2EC54F52"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0.774</w:t>
            </w:r>
          </w:p>
        </w:tc>
      </w:tr>
      <w:tr w:rsidR="00B631E0" w:rsidRPr="00730AC1" w14:paraId="096C979E" w14:textId="77777777" w:rsidTr="00B631E0">
        <w:tc>
          <w:tcPr>
            <w:tcW w:w="876" w:type="dxa"/>
          </w:tcPr>
          <w:p w14:paraId="044C297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P35858</w:t>
            </w:r>
          </w:p>
        </w:tc>
        <w:tc>
          <w:tcPr>
            <w:tcW w:w="1166" w:type="dxa"/>
          </w:tcPr>
          <w:p w14:paraId="78DE7098"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IGFALS</w:t>
            </w:r>
          </w:p>
        </w:tc>
        <w:tc>
          <w:tcPr>
            <w:tcW w:w="1185" w:type="dxa"/>
          </w:tcPr>
          <w:p w14:paraId="74141BA9" w14:textId="5FC1AA45"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15.40</w:t>
            </w:r>
          </w:p>
        </w:tc>
        <w:tc>
          <w:tcPr>
            <w:tcW w:w="1276" w:type="dxa"/>
          </w:tcPr>
          <w:p w14:paraId="4276109D" w14:textId="23ADFA7A"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15.99</w:t>
            </w:r>
          </w:p>
        </w:tc>
        <w:tc>
          <w:tcPr>
            <w:tcW w:w="787" w:type="dxa"/>
          </w:tcPr>
          <w:p w14:paraId="4668385E" w14:textId="745BB4FD"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-0.60</w:t>
            </w:r>
          </w:p>
        </w:tc>
        <w:tc>
          <w:tcPr>
            <w:tcW w:w="914" w:type="dxa"/>
          </w:tcPr>
          <w:p w14:paraId="08927F4B" w14:textId="3CC1DBA5"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9.20</w:t>
            </w:r>
          </w:p>
        </w:tc>
        <w:tc>
          <w:tcPr>
            <w:tcW w:w="1417" w:type="dxa"/>
          </w:tcPr>
          <w:p w14:paraId="772A0E53" w14:textId="7CE448CC"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0.3</w:t>
            </w:r>
            <w:r>
              <w:rPr>
                <w:rFonts w:ascii="Times New Roman" w:hAnsi="Times New Roman"/>
                <w:sz w:val="18"/>
                <w:szCs w:val="18"/>
              </w:rPr>
              <w:t xml:space="preserve">4 </w:t>
            </w:r>
            <w:r w:rsidRPr="00730AC1">
              <w:rPr>
                <w:rFonts w:ascii="Times New Roman" w:hAnsi="Times New Roman"/>
                <w:sz w:val="18"/>
                <w:szCs w:val="18"/>
              </w:rPr>
              <w:t>[0.23-0.4</w:t>
            </w:r>
            <w:r>
              <w:rPr>
                <w:rFonts w:ascii="Times New Roman" w:hAnsi="Times New Roman"/>
                <w:sz w:val="18"/>
                <w:szCs w:val="18"/>
              </w:rPr>
              <w:t>8</w:t>
            </w:r>
            <w:r w:rsidRPr="00730AC1">
              <w:rPr>
                <w:rFonts w:ascii="Times New Roman" w:hAnsi="Times New Roman"/>
                <w:sz w:val="18"/>
                <w:szCs w:val="18"/>
              </w:rPr>
              <w:t>]</w:t>
            </w:r>
          </w:p>
        </w:tc>
        <w:tc>
          <w:tcPr>
            <w:tcW w:w="851" w:type="dxa"/>
          </w:tcPr>
          <w:p w14:paraId="23747B31"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2.16e-09</w:t>
            </w:r>
          </w:p>
        </w:tc>
        <w:tc>
          <w:tcPr>
            <w:tcW w:w="708" w:type="dxa"/>
          </w:tcPr>
          <w:p w14:paraId="46A6D60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0.799</w:t>
            </w:r>
          </w:p>
        </w:tc>
      </w:tr>
      <w:tr w:rsidR="00B631E0" w:rsidRPr="00730AC1" w14:paraId="1C07D425" w14:textId="77777777" w:rsidTr="00B631E0">
        <w:tc>
          <w:tcPr>
            <w:tcW w:w="876" w:type="dxa"/>
          </w:tcPr>
          <w:p w14:paraId="2601452B"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P20742</w:t>
            </w:r>
          </w:p>
        </w:tc>
        <w:tc>
          <w:tcPr>
            <w:tcW w:w="1166" w:type="dxa"/>
          </w:tcPr>
          <w:p w14:paraId="19C7420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PZP</w:t>
            </w:r>
          </w:p>
        </w:tc>
        <w:tc>
          <w:tcPr>
            <w:tcW w:w="1185" w:type="dxa"/>
          </w:tcPr>
          <w:p w14:paraId="7459A9D0" w14:textId="0A9D53FE"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16.64</w:t>
            </w:r>
          </w:p>
        </w:tc>
        <w:tc>
          <w:tcPr>
            <w:tcW w:w="1276" w:type="dxa"/>
          </w:tcPr>
          <w:p w14:paraId="2ED48441" w14:textId="50ABDE9C"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15.79</w:t>
            </w:r>
          </w:p>
        </w:tc>
        <w:tc>
          <w:tcPr>
            <w:tcW w:w="787" w:type="dxa"/>
          </w:tcPr>
          <w:p w14:paraId="29E27679" w14:textId="37A4D827"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0.85</w:t>
            </w:r>
          </w:p>
        </w:tc>
        <w:tc>
          <w:tcPr>
            <w:tcW w:w="914" w:type="dxa"/>
          </w:tcPr>
          <w:p w14:paraId="0C3C3A32" w14:textId="2747461E"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8.95</w:t>
            </w:r>
          </w:p>
        </w:tc>
        <w:tc>
          <w:tcPr>
            <w:tcW w:w="1417" w:type="dxa"/>
          </w:tcPr>
          <w:p w14:paraId="7D91401D" w14:textId="24615456"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2.25</w:t>
            </w:r>
            <w:r>
              <w:rPr>
                <w:rFonts w:ascii="Times New Roman" w:hAnsi="Times New Roman"/>
                <w:sz w:val="18"/>
                <w:szCs w:val="18"/>
              </w:rPr>
              <w:t xml:space="preserve"> </w:t>
            </w:r>
            <w:r w:rsidRPr="00730AC1">
              <w:rPr>
                <w:rFonts w:ascii="Times New Roman" w:hAnsi="Times New Roman"/>
                <w:sz w:val="18"/>
                <w:szCs w:val="18"/>
              </w:rPr>
              <w:t>[1.7</w:t>
            </w:r>
            <w:r>
              <w:rPr>
                <w:rFonts w:ascii="Times New Roman" w:hAnsi="Times New Roman"/>
                <w:sz w:val="18"/>
                <w:szCs w:val="18"/>
              </w:rPr>
              <w:t>3</w:t>
            </w:r>
            <w:r w:rsidRPr="00730AC1">
              <w:rPr>
                <w:rFonts w:ascii="Times New Roman" w:hAnsi="Times New Roman"/>
                <w:sz w:val="18"/>
                <w:szCs w:val="18"/>
              </w:rPr>
              <w:t>-3.00]</w:t>
            </w:r>
          </w:p>
        </w:tc>
        <w:tc>
          <w:tcPr>
            <w:tcW w:w="851" w:type="dxa"/>
          </w:tcPr>
          <w:p w14:paraId="4855A25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7.98e-09</w:t>
            </w:r>
          </w:p>
        </w:tc>
        <w:tc>
          <w:tcPr>
            <w:tcW w:w="708" w:type="dxa"/>
          </w:tcPr>
          <w:p w14:paraId="18414BDB"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0.794</w:t>
            </w:r>
          </w:p>
        </w:tc>
      </w:tr>
      <w:tr w:rsidR="00B631E0" w:rsidRPr="00730AC1" w14:paraId="0BBC439D" w14:textId="77777777" w:rsidTr="00B631E0">
        <w:tc>
          <w:tcPr>
            <w:tcW w:w="876" w:type="dxa"/>
          </w:tcPr>
          <w:p w14:paraId="73626322"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P80108</w:t>
            </w:r>
          </w:p>
        </w:tc>
        <w:tc>
          <w:tcPr>
            <w:tcW w:w="1166" w:type="dxa"/>
          </w:tcPr>
          <w:p w14:paraId="20820B6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GPLD1</w:t>
            </w:r>
          </w:p>
        </w:tc>
        <w:tc>
          <w:tcPr>
            <w:tcW w:w="1185" w:type="dxa"/>
          </w:tcPr>
          <w:p w14:paraId="2C30DD91" w14:textId="35D09B56"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12.63</w:t>
            </w:r>
          </w:p>
        </w:tc>
        <w:tc>
          <w:tcPr>
            <w:tcW w:w="1276" w:type="dxa"/>
          </w:tcPr>
          <w:p w14:paraId="69B0DC2A" w14:textId="1EE41094"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13.30</w:t>
            </w:r>
          </w:p>
        </w:tc>
        <w:tc>
          <w:tcPr>
            <w:tcW w:w="787" w:type="dxa"/>
          </w:tcPr>
          <w:p w14:paraId="40FB24F4" w14:textId="46077AEA"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-0.67</w:t>
            </w:r>
          </w:p>
        </w:tc>
        <w:tc>
          <w:tcPr>
            <w:tcW w:w="914" w:type="dxa"/>
          </w:tcPr>
          <w:p w14:paraId="37FD735F" w14:textId="6FE7D705"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8.45</w:t>
            </w:r>
          </w:p>
        </w:tc>
        <w:tc>
          <w:tcPr>
            <w:tcW w:w="1417" w:type="dxa"/>
          </w:tcPr>
          <w:p w14:paraId="113FD962" w14:textId="7DD1E7DF"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w:t>
            </w:r>
            <w:r>
              <w:rPr>
                <w:rFonts w:ascii="Times New Roman" w:hAnsi="Times New Roman"/>
                <w:sz w:val="18"/>
                <w:szCs w:val="18"/>
              </w:rPr>
              <w:t xml:space="preserve">40 </w:t>
            </w:r>
            <w:r w:rsidRPr="00730AC1">
              <w:rPr>
                <w:rFonts w:ascii="Times New Roman" w:hAnsi="Times New Roman"/>
                <w:sz w:val="18"/>
                <w:szCs w:val="18"/>
              </w:rPr>
              <w:t>[0.29-0.5</w:t>
            </w:r>
            <w:r>
              <w:rPr>
                <w:rFonts w:ascii="Times New Roman" w:hAnsi="Times New Roman"/>
                <w:sz w:val="18"/>
                <w:szCs w:val="18"/>
              </w:rPr>
              <w:t>4</w:t>
            </w:r>
            <w:r w:rsidRPr="00730AC1">
              <w:rPr>
                <w:rFonts w:ascii="Times New Roman" w:hAnsi="Times New Roman"/>
                <w:sz w:val="18"/>
                <w:szCs w:val="18"/>
              </w:rPr>
              <w:t>]</w:t>
            </w:r>
          </w:p>
        </w:tc>
        <w:tc>
          <w:tcPr>
            <w:tcW w:w="851" w:type="dxa"/>
          </w:tcPr>
          <w:p w14:paraId="59833E38"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2.94e-09</w:t>
            </w:r>
          </w:p>
        </w:tc>
        <w:tc>
          <w:tcPr>
            <w:tcW w:w="708" w:type="dxa"/>
          </w:tcPr>
          <w:p w14:paraId="1AF6DE5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0.799</w:t>
            </w:r>
          </w:p>
        </w:tc>
      </w:tr>
      <w:tr w:rsidR="00B631E0" w:rsidRPr="00730AC1" w14:paraId="23067F51" w14:textId="77777777" w:rsidTr="00B631E0">
        <w:tc>
          <w:tcPr>
            <w:tcW w:w="876" w:type="dxa"/>
          </w:tcPr>
          <w:p w14:paraId="507AA49E"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P23142</w:t>
            </w:r>
          </w:p>
        </w:tc>
        <w:tc>
          <w:tcPr>
            <w:tcW w:w="1166" w:type="dxa"/>
          </w:tcPr>
          <w:p w14:paraId="0C0A1F49"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FBLN1</w:t>
            </w:r>
          </w:p>
        </w:tc>
        <w:tc>
          <w:tcPr>
            <w:tcW w:w="1185" w:type="dxa"/>
          </w:tcPr>
          <w:p w14:paraId="1C1F0B88" w14:textId="38F95BCD"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13.86</w:t>
            </w:r>
          </w:p>
        </w:tc>
        <w:tc>
          <w:tcPr>
            <w:tcW w:w="1276" w:type="dxa"/>
          </w:tcPr>
          <w:p w14:paraId="6E0A1ED2" w14:textId="5143AC2D"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13.31</w:t>
            </w:r>
          </w:p>
        </w:tc>
        <w:tc>
          <w:tcPr>
            <w:tcW w:w="787" w:type="dxa"/>
          </w:tcPr>
          <w:p w14:paraId="154D43E5" w14:textId="0F70D8FB"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0.55</w:t>
            </w:r>
          </w:p>
        </w:tc>
        <w:tc>
          <w:tcPr>
            <w:tcW w:w="914" w:type="dxa"/>
          </w:tcPr>
          <w:p w14:paraId="7B5EFDD8" w14:textId="7DC57B7B"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7.49</w:t>
            </w:r>
          </w:p>
        </w:tc>
        <w:tc>
          <w:tcPr>
            <w:tcW w:w="1417" w:type="dxa"/>
          </w:tcPr>
          <w:p w14:paraId="063D4EDE" w14:textId="3C8632F5"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1.9</w:t>
            </w:r>
            <w:r>
              <w:rPr>
                <w:rFonts w:ascii="Times New Roman" w:hAnsi="Times New Roman"/>
                <w:sz w:val="18"/>
                <w:szCs w:val="18"/>
              </w:rPr>
              <w:t xml:space="preserve">6 </w:t>
            </w:r>
            <w:r w:rsidRPr="00730AC1">
              <w:rPr>
                <w:rFonts w:ascii="Times New Roman" w:hAnsi="Times New Roman"/>
                <w:sz w:val="18"/>
                <w:szCs w:val="18"/>
              </w:rPr>
              <w:t>[1.46-2.6</w:t>
            </w:r>
            <w:r>
              <w:rPr>
                <w:rFonts w:ascii="Times New Roman" w:hAnsi="Times New Roman"/>
                <w:sz w:val="18"/>
                <w:szCs w:val="18"/>
              </w:rPr>
              <w:t>8</w:t>
            </w:r>
            <w:r w:rsidRPr="00730AC1">
              <w:rPr>
                <w:rFonts w:ascii="Times New Roman" w:hAnsi="Times New Roman"/>
                <w:sz w:val="18"/>
                <w:szCs w:val="18"/>
              </w:rPr>
              <w:t>]</w:t>
            </w:r>
          </w:p>
        </w:tc>
        <w:tc>
          <w:tcPr>
            <w:tcW w:w="851" w:type="dxa"/>
          </w:tcPr>
          <w:p w14:paraId="790756D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1.44e-05</w:t>
            </w:r>
          </w:p>
        </w:tc>
        <w:tc>
          <w:tcPr>
            <w:tcW w:w="708" w:type="dxa"/>
          </w:tcPr>
          <w:p w14:paraId="299A644C"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0.792</w:t>
            </w:r>
          </w:p>
        </w:tc>
      </w:tr>
      <w:tr w:rsidR="00B631E0" w:rsidRPr="00730AC1" w14:paraId="700B2172" w14:textId="77777777" w:rsidTr="00B631E0">
        <w:tc>
          <w:tcPr>
            <w:tcW w:w="876" w:type="dxa"/>
          </w:tcPr>
          <w:p w14:paraId="4B4F19B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P25311</w:t>
            </w:r>
          </w:p>
        </w:tc>
        <w:tc>
          <w:tcPr>
            <w:tcW w:w="1166" w:type="dxa"/>
          </w:tcPr>
          <w:p w14:paraId="349B8DA1"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AZGP1</w:t>
            </w:r>
          </w:p>
        </w:tc>
        <w:tc>
          <w:tcPr>
            <w:tcW w:w="1185" w:type="dxa"/>
          </w:tcPr>
          <w:p w14:paraId="38B3EC9E" w14:textId="72983ED4"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16.57</w:t>
            </w:r>
          </w:p>
        </w:tc>
        <w:tc>
          <w:tcPr>
            <w:tcW w:w="1276" w:type="dxa"/>
          </w:tcPr>
          <w:p w14:paraId="69894C14" w14:textId="55AF4F90"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17.07</w:t>
            </w:r>
          </w:p>
        </w:tc>
        <w:tc>
          <w:tcPr>
            <w:tcW w:w="787" w:type="dxa"/>
          </w:tcPr>
          <w:p w14:paraId="53387D92" w14:textId="07162CD4"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-0.49</w:t>
            </w:r>
          </w:p>
        </w:tc>
        <w:tc>
          <w:tcPr>
            <w:tcW w:w="914" w:type="dxa"/>
          </w:tcPr>
          <w:p w14:paraId="4E9519C7" w14:textId="5032675B"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7.00</w:t>
            </w:r>
          </w:p>
        </w:tc>
        <w:tc>
          <w:tcPr>
            <w:tcW w:w="1417" w:type="dxa"/>
          </w:tcPr>
          <w:p w14:paraId="490ABB4A" w14:textId="60BD540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0.3</w:t>
            </w:r>
            <w:r>
              <w:rPr>
                <w:rFonts w:ascii="Times New Roman" w:hAnsi="Times New Roman"/>
                <w:sz w:val="18"/>
                <w:szCs w:val="18"/>
              </w:rPr>
              <w:t xml:space="preserve">5 </w:t>
            </w:r>
            <w:r w:rsidRPr="00730AC1">
              <w:rPr>
                <w:rFonts w:ascii="Times New Roman" w:hAnsi="Times New Roman"/>
                <w:sz w:val="18"/>
                <w:szCs w:val="18"/>
              </w:rPr>
              <w:t>[0.24-0.49]</w:t>
            </w:r>
          </w:p>
        </w:tc>
        <w:tc>
          <w:tcPr>
            <w:tcW w:w="851" w:type="dxa"/>
          </w:tcPr>
          <w:p w14:paraId="3BBFD11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5.30e-09</w:t>
            </w:r>
          </w:p>
        </w:tc>
        <w:tc>
          <w:tcPr>
            <w:tcW w:w="708" w:type="dxa"/>
          </w:tcPr>
          <w:p w14:paraId="48C60719"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0.794</w:t>
            </w:r>
          </w:p>
        </w:tc>
      </w:tr>
      <w:tr w:rsidR="00B631E0" w:rsidRPr="00730AC1" w14:paraId="5EF1C394" w14:textId="77777777" w:rsidTr="00B631E0">
        <w:tc>
          <w:tcPr>
            <w:tcW w:w="876" w:type="dxa"/>
          </w:tcPr>
          <w:p w14:paraId="760F0AAC"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P36955</w:t>
            </w:r>
          </w:p>
        </w:tc>
        <w:tc>
          <w:tcPr>
            <w:tcW w:w="1166" w:type="dxa"/>
          </w:tcPr>
          <w:p w14:paraId="3A1956DB"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SERPINF1</w:t>
            </w:r>
          </w:p>
        </w:tc>
        <w:tc>
          <w:tcPr>
            <w:tcW w:w="1185" w:type="dxa"/>
          </w:tcPr>
          <w:p w14:paraId="6ED72BB7" w14:textId="39BDD15F"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15.19</w:t>
            </w:r>
          </w:p>
        </w:tc>
        <w:tc>
          <w:tcPr>
            <w:tcW w:w="1276" w:type="dxa"/>
          </w:tcPr>
          <w:p w14:paraId="4FB5040A" w14:textId="42160958"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15.66</w:t>
            </w:r>
          </w:p>
        </w:tc>
        <w:tc>
          <w:tcPr>
            <w:tcW w:w="787" w:type="dxa"/>
          </w:tcPr>
          <w:p w14:paraId="6E68D782" w14:textId="5A6EEF70"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-0.47</w:t>
            </w:r>
          </w:p>
        </w:tc>
        <w:tc>
          <w:tcPr>
            <w:tcW w:w="914" w:type="dxa"/>
          </w:tcPr>
          <w:p w14:paraId="7925D876" w14:textId="39362FDE"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6.66</w:t>
            </w:r>
          </w:p>
        </w:tc>
        <w:tc>
          <w:tcPr>
            <w:tcW w:w="1417" w:type="dxa"/>
          </w:tcPr>
          <w:p w14:paraId="3BEE1CF4" w14:textId="279AC61A"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0.3</w:t>
            </w:r>
            <w:r>
              <w:rPr>
                <w:rFonts w:ascii="Times New Roman" w:hAnsi="Times New Roman"/>
                <w:sz w:val="18"/>
                <w:szCs w:val="18"/>
              </w:rPr>
              <w:t xml:space="preserve">3 </w:t>
            </w:r>
            <w:r w:rsidRPr="00730AC1">
              <w:rPr>
                <w:rFonts w:ascii="Times New Roman" w:hAnsi="Times New Roman"/>
                <w:sz w:val="18"/>
                <w:szCs w:val="18"/>
              </w:rPr>
              <w:t>[0.2</w:t>
            </w:r>
            <w:r>
              <w:rPr>
                <w:rFonts w:ascii="Times New Roman" w:hAnsi="Times New Roman"/>
                <w:sz w:val="18"/>
                <w:szCs w:val="18"/>
              </w:rPr>
              <w:t>2</w:t>
            </w:r>
            <w:r w:rsidRPr="00730AC1">
              <w:rPr>
                <w:rFonts w:ascii="Times New Roman" w:hAnsi="Times New Roman"/>
                <w:sz w:val="18"/>
                <w:szCs w:val="18"/>
              </w:rPr>
              <w:t>-0.4</w:t>
            </w:r>
            <w:r>
              <w:rPr>
                <w:rFonts w:ascii="Times New Roman" w:hAnsi="Times New Roman"/>
                <w:sz w:val="18"/>
                <w:szCs w:val="18"/>
              </w:rPr>
              <w:t>9</w:t>
            </w:r>
            <w:r w:rsidRPr="00730AC1">
              <w:rPr>
                <w:rFonts w:ascii="Times New Roman" w:hAnsi="Times New Roman"/>
                <w:sz w:val="18"/>
                <w:szCs w:val="18"/>
              </w:rPr>
              <w:t>]</w:t>
            </w:r>
          </w:p>
        </w:tc>
        <w:tc>
          <w:tcPr>
            <w:tcW w:w="851" w:type="dxa"/>
          </w:tcPr>
          <w:p w14:paraId="38D9A0AC"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6.07e-08</w:t>
            </w:r>
          </w:p>
        </w:tc>
        <w:tc>
          <w:tcPr>
            <w:tcW w:w="708" w:type="dxa"/>
          </w:tcPr>
          <w:p w14:paraId="0FF5ACC5"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0.785</w:t>
            </w:r>
          </w:p>
        </w:tc>
      </w:tr>
      <w:tr w:rsidR="00B631E0" w:rsidRPr="00730AC1" w14:paraId="6BA44EC2" w14:textId="77777777" w:rsidTr="00B631E0">
        <w:tc>
          <w:tcPr>
            <w:tcW w:w="876" w:type="dxa"/>
          </w:tcPr>
          <w:p w14:paraId="7BE8DF9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P06396</w:t>
            </w:r>
          </w:p>
        </w:tc>
        <w:tc>
          <w:tcPr>
            <w:tcW w:w="1166" w:type="dxa"/>
          </w:tcPr>
          <w:p w14:paraId="2FD6104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GSN</w:t>
            </w:r>
          </w:p>
        </w:tc>
        <w:tc>
          <w:tcPr>
            <w:tcW w:w="1185" w:type="dxa"/>
          </w:tcPr>
          <w:p w14:paraId="48F2A33A" w14:textId="31BDB7CB"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16.92</w:t>
            </w:r>
          </w:p>
        </w:tc>
        <w:tc>
          <w:tcPr>
            <w:tcW w:w="1276" w:type="dxa"/>
          </w:tcPr>
          <w:p w14:paraId="1F6CC223" w14:textId="5640AC94"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17.49</w:t>
            </w:r>
          </w:p>
        </w:tc>
        <w:tc>
          <w:tcPr>
            <w:tcW w:w="787" w:type="dxa"/>
          </w:tcPr>
          <w:p w14:paraId="2A6078EE" w14:textId="69C70D7F"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-0.57</w:t>
            </w:r>
          </w:p>
        </w:tc>
        <w:tc>
          <w:tcPr>
            <w:tcW w:w="914" w:type="dxa"/>
          </w:tcPr>
          <w:p w14:paraId="423C243A" w14:textId="47209B4D"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6.63</w:t>
            </w:r>
          </w:p>
        </w:tc>
        <w:tc>
          <w:tcPr>
            <w:tcW w:w="1417" w:type="dxa"/>
          </w:tcPr>
          <w:p w14:paraId="18469F23" w14:textId="0AEDE0F5"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0.39</w:t>
            </w:r>
            <w:r>
              <w:rPr>
                <w:rFonts w:ascii="Times New Roman" w:hAnsi="Times New Roman"/>
                <w:sz w:val="18"/>
                <w:szCs w:val="18"/>
              </w:rPr>
              <w:t xml:space="preserve"> </w:t>
            </w:r>
            <w:r w:rsidRPr="00730AC1">
              <w:rPr>
                <w:rFonts w:ascii="Times New Roman" w:hAnsi="Times New Roman"/>
                <w:sz w:val="18"/>
                <w:szCs w:val="18"/>
              </w:rPr>
              <w:t>[0.28-0.54]</w:t>
            </w:r>
          </w:p>
        </w:tc>
        <w:tc>
          <w:tcPr>
            <w:tcW w:w="851" w:type="dxa"/>
          </w:tcPr>
          <w:p w14:paraId="6853C1E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2.86e-08</w:t>
            </w:r>
          </w:p>
        </w:tc>
        <w:tc>
          <w:tcPr>
            <w:tcW w:w="708" w:type="dxa"/>
          </w:tcPr>
          <w:p w14:paraId="7043947C"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0.787</w:t>
            </w:r>
          </w:p>
        </w:tc>
      </w:tr>
      <w:tr w:rsidR="00B631E0" w:rsidRPr="00730AC1" w14:paraId="7CDEB17B" w14:textId="77777777" w:rsidTr="00B631E0">
        <w:tc>
          <w:tcPr>
            <w:tcW w:w="876" w:type="dxa"/>
          </w:tcPr>
          <w:p w14:paraId="196E501B"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P00450</w:t>
            </w:r>
          </w:p>
        </w:tc>
        <w:tc>
          <w:tcPr>
            <w:tcW w:w="1166" w:type="dxa"/>
          </w:tcPr>
          <w:p w14:paraId="3803D761"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CP</w:t>
            </w:r>
          </w:p>
        </w:tc>
        <w:tc>
          <w:tcPr>
            <w:tcW w:w="1185" w:type="dxa"/>
          </w:tcPr>
          <w:p w14:paraId="33BAFDC3" w14:textId="77540FD6"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20.34</w:t>
            </w:r>
          </w:p>
        </w:tc>
        <w:tc>
          <w:tcPr>
            <w:tcW w:w="1276" w:type="dxa"/>
          </w:tcPr>
          <w:p w14:paraId="27A5E307" w14:textId="6EF08863"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19.91</w:t>
            </w:r>
          </w:p>
        </w:tc>
        <w:tc>
          <w:tcPr>
            <w:tcW w:w="787" w:type="dxa"/>
          </w:tcPr>
          <w:p w14:paraId="22035E6F" w14:textId="5062594F"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0.44</w:t>
            </w:r>
          </w:p>
        </w:tc>
        <w:tc>
          <w:tcPr>
            <w:tcW w:w="914" w:type="dxa"/>
          </w:tcPr>
          <w:p w14:paraId="066A673A" w14:textId="520C0F7D"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6.39</w:t>
            </w:r>
          </w:p>
        </w:tc>
        <w:tc>
          <w:tcPr>
            <w:tcW w:w="1417" w:type="dxa"/>
          </w:tcPr>
          <w:p w14:paraId="3B06DE62" w14:textId="70F31EA1"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2.34</w:t>
            </w:r>
            <w:r>
              <w:rPr>
                <w:rFonts w:ascii="Times New Roman" w:hAnsi="Times New Roman"/>
                <w:sz w:val="18"/>
                <w:szCs w:val="18"/>
              </w:rPr>
              <w:t xml:space="preserve"> </w:t>
            </w:r>
            <w:r w:rsidRPr="00730AC1">
              <w:rPr>
                <w:rFonts w:ascii="Times New Roman" w:hAnsi="Times New Roman"/>
                <w:sz w:val="18"/>
                <w:szCs w:val="18"/>
              </w:rPr>
              <w:t>[1.67-3.35]</w:t>
            </w:r>
          </w:p>
        </w:tc>
        <w:tc>
          <w:tcPr>
            <w:tcW w:w="851" w:type="dxa"/>
          </w:tcPr>
          <w:p w14:paraId="118E25EE"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1.49e-06</w:t>
            </w:r>
          </w:p>
        </w:tc>
        <w:tc>
          <w:tcPr>
            <w:tcW w:w="708" w:type="dxa"/>
          </w:tcPr>
          <w:p w14:paraId="1551C42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0.781</w:t>
            </w:r>
          </w:p>
        </w:tc>
      </w:tr>
      <w:tr w:rsidR="00B631E0" w:rsidRPr="00730AC1" w14:paraId="72AD6961" w14:textId="77777777" w:rsidTr="00B631E0">
        <w:tc>
          <w:tcPr>
            <w:tcW w:w="876" w:type="dxa"/>
          </w:tcPr>
          <w:p w14:paraId="064BA70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Q99784</w:t>
            </w:r>
          </w:p>
        </w:tc>
        <w:tc>
          <w:tcPr>
            <w:tcW w:w="1166" w:type="dxa"/>
          </w:tcPr>
          <w:p w14:paraId="1F54A92B"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OLFM1</w:t>
            </w:r>
          </w:p>
        </w:tc>
        <w:tc>
          <w:tcPr>
            <w:tcW w:w="1185" w:type="dxa"/>
          </w:tcPr>
          <w:p w14:paraId="2462034A" w14:textId="3E0B7FCC"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10.93</w:t>
            </w:r>
          </w:p>
        </w:tc>
        <w:tc>
          <w:tcPr>
            <w:tcW w:w="1276" w:type="dxa"/>
          </w:tcPr>
          <w:p w14:paraId="5F25016D" w14:textId="5A32976A"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10.53</w:t>
            </w:r>
          </w:p>
        </w:tc>
        <w:tc>
          <w:tcPr>
            <w:tcW w:w="787" w:type="dxa"/>
          </w:tcPr>
          <w:p w14:paraId="29B4A0BE" w14:textId="50E7DDB6"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0.40</w:t>
            </w:r>
          </w:p>
        </w:tc>
        <w:tc>
          <w:tcPr>
            <w:tcW w:w="914" w:type="dxa"/>
          </w:tcPr>
          <w:p w14:paraId="0DEA8B60" w14:textId="764A8876"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6.06</w:t>
            </w:r>
          </w:p>
        </w:tc>
        <w:tc>
          <w:tcPr>
            <w:tcW w:w="1417" w:type="dxa"/>
          </w:tcPr>
          <w:p w14:paraId="79F1908D" w14:textId="54E3C5E0"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1.09</w:t>
            </w:r>
            <w:r>
              <w:rPr>
                <w:rFonts w:ascii="Times New Roman" w:hAnsi="Times New Roman"/>
                <w:sz w:val="18"/>
                <w:szCs w:val="18"/>
              </w:rPr>
              <w:t xml:space="preserve"> </w:t>
            </w:r>
            <w:r w:rsidRPr="00730AC1">
              <w:rPr>
                <w:rFonts w:ascii="Times New Roman" w:hAnsi="Times New Roman"/>
                <w:sz w:val="18"/>
                <w:szCs w:val="18"/>
              </w:rPr>
              <w:t>[1.0</w:t>
            </w:r>
            <w:r>
              <w:rPr>
                <w:rFonts w:ascii="Times New Roman" w:hAnsi="Times New Roman"/>
                <w:sz w:val="18"/>
                <w:szCs w:val="18"/>
              </w:rPr>
              <w:t>5</w:t>
            </w:r>
            <w:r w:rsidRPr="00730AC1">
              <w:rPr>
                <w:rFonts w:ascii="Times New Roman" w:hAnsi="Times New Roman"/>
                <w:sz w:val="18"/>
                <w:szCs w:val="18"/>
              </w:rPr>
              <w:t>-1.1</w:t>
            </w:r>
            <w:r>
              <w:rPr>
                <w:rFonts w:ascii="Times New Roman" w:hAnsi="Times New Roman"/>
                <w:sz w:val="18"/>
                <w:szCs w:val="18"/>
              </w:rPr>
              <w:t>4</w:t>
            </w:r>
            <w:r w:rsidRPr="00730AC1">
              <w:rPr>
                <w:rFonts w:ascii="Times New Roman" w:hAnsi="Times New Roman"/>
                <w:sz w:val="18"/>
                <w:szCs w:val="18"/>
              </w:rPr>
              <w:t>]</w:t>
            </w:r>
          </w:p>
        </w:tc>
        <w:tc>
          <w:tcPr>
            <w:tcW w:w="851" w:type="dxa"/>
          </w:tcPr>
          <w:p w14:paraId="434377A5"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5.16e-05</w:t>
            </w:r>
          </w:p>
        </w:tc>
        <w:tc>
          <w:tcPr>
            <w:tcW w:w="708" w:type="dxa"/>
          </w:tcPr>
          <w:p w14:paraId="0E51C98A"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0.770</w:t>
            </w:r>
          </w:p>
        </w:tc>
      </w:tr>
      <w:tr w:rsidR="00B631E0" w:rsidRPr="00730AC1" w14:paraId="21B5DB50" w14:textId="77777777" w:rsidTr="00B631E0">
        <w:tc>
          <w:tcPr>
            <w:tcW w:w="876" w:type="dxa"/>
          </w:tcPr>
          <w:p w14:paraId="01B09B9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P02743</w:t>
            </w:r>
          </w:p>
        </w:tc>
        <w:tc>
          <w:tcPr>
            <w:tcW w:w="1166" w:type="dxa"/>
          </w:tcPr>
          <w:p w14:paraId="6F4C976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APCS</w:t>
            </w:r>
          </w:p>
        </w:tc>
        <w:tc>
          <w:tcPr>
            <w:tcW w:w="1185" w:type="dxa"/>
          </w:tcPr>
          <w:p w14:paraId="145F992F" w14:textId="0E71EE51"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16.32</w:t>
            </w:r>
          </w:p>
        </w:tc>
        <w:tc>
          <w:tcPr>
            <w:tcW w:w="1276" w:type="dxa"/>
          </w:tcPr>
          <w:p w14:paraId="328460BD" w14:textId="43D04542"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16.92</w:t>
            </w:r>
          </w:p>
        </w:tc>
        <w:tc>
          <w:tcPr>
            <w:tcW w:w="787" w:type="dxa"/>
          </w:tcPr>
          <w:p w14:paraId="1B800323" w14:textId="28962546"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-0.60</w:t>
            </w:r>
          </w:p>
        </w:tc>
        <w:tc>
          <w:tcPr>
            <w:tcW w:w="914" w:type="dxa"/>
          </w:tcPr>
          <w:p w14:paraId="68589405" w14:textId="11877351"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6.04</w:t>
            </w:r>
          </w:p>
        </w:tc>
        <w:tc>
          <w:tcPr>
            <w:tcW w:w="1417" w:type="dxa"/>
          </w:tcPr>
          <w:p w14:paraId="29337988" w14:textId="0FA8E329"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0.36</w:t>
            </w:r>
            <w:r>
              <w:rPr>
                <w:rFonts w:ascii="Times New Roman" w:hAnsi="Times New Roman"/>
                <w:sz w:val="18"/>
                <w:szCs w:val="18"/>
              </w:rPr>
              <w:t xml:space="preserve"> </w:t>
            </w:r>
            <w:r w:rsidRPr="00730AC1">
              <w:rPr>
                <w:rFonts w:ascii="Times New Roman" w:hAnsi="Times New Roman"/>
                <w:sz w:val="18"/>
                <w:szCs w:val="18"/>
              </w:rPr>
              <w:t>[0.2</w:t>
            </w:r>
            <w:r>
              <w:rPr>
                <w:rFonts w:ascii="Times New Roman" w:hAnsi="Times New Roman"/>
                <w:sz w:val="18"/>
                <w:szCs w:val="18"/>
              </w:rPr>
              <w:t>6</w:t>
            </w:r>
            <w:r w:rsidRPr="00730AC1">
              <w:rPr>
                <w:rFonts w:ascii="Times New Roman" w:hAnsi="Times New Roman"/>
                <w:sz w:val="18"/>
                <w:szCs w:val="18"/>
              </w:rPr>
              <w:t>-0.</w:t>
            </w:r>
            <w:r>
              <w:rPr>
                <w:rFonts w:ascii="Times New Roman" w:hAnsi="Times New Roman"/>
                <w:sz w:val="18"/>
                <w:szCs w:val="18"/>
              </w:rPr>
              <w:t>50</w:t>
            </w:r>
            <w:r w:rsidRPr="00730AC1">
              <w:rPr>
                <w:rFonts w:ascii="Times New Roman" w:hAnsi="Times New Roman"/>
                <w:sz w:val="18"/>
                <w:szCs w:val="18"/>
              </w:rPr>
              <w:t>]</w:t>
            </w:r>
          </w:p>
        </w:tc>
        <w:tc>
          <w:tcPr>
            <w:tcW w:w="851" w:type="dxa"/>
          </w:tcPr>
          <w:p w14:paraId="36CA1798"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1.19e-09</w:t>
            </w:r>
          </w:p>
        </w:tc>
        <w:tc>
          <w:tcPr>
            <w:tcW w:w="708" w:type="dxa"/>
          </w:tcPr>
          <w:p w14:paraId="01F7FD1C"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0.795</w:t>
            </w:r>
          </w:p>
        </w:tc>
      </w:tr>
      <w:tr w:rsidR="00B631E0" w:rsidRPr="00730AC1" w14:paraId="019ABF62" w14:textId="77777777" w:rsidTr="00B631E0">
        <w:tc>
          <w:tcPr>
            <w:tcW w:w="876" w:type="dxa"/>
          </w:tcPr>
          <w:p w14:paraId="58AB521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P02749</w:t>
            </w:r>
          </w:p>
        </w:tc>
        <w:tc>
          <w:tcPr>
            <w:tcW w:w="1166" w:type="dxa"/>
          </w:tcPr>
          <w:p w14:paraId="3F7A59BC"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APOH</w:t>
            </w:r>
          </w:p>
        </w:tc>
        <w:tc>
          <w:tcPr>
            <w:tcW w:w="1185" w:type="dxa"/>
          </w:tcPr>
          <w:p w14:paraId="71B7290A" w14:textId="50724866"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18.54</w:t>
            </w:r>
          </w:p>
        </w:tc>
        <w:tc>
          <w:tcPr>
            <w:tcW w:w="1276" w:type="dxa"/>
          </w:tcPr>
          <w:p w14:paraId="1AAE50C2" w14:textId="4B503F6E"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18.98</w:t>
            </w:r>
          </w:p>
        </w:tc>
        <w:tc>
          <w:tcPr>
            <w:tcW w:w="787" w:type="dxa"/>
          </w:tcPr>
          <w:p w14:paraId="2C5CDA26" w14:textId="0805D657"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-0.44</w:t>
            </w:r>
          </w:p>
        </w:tc>
        <w:tc>
          <w:tcPr>
            <w:tcW w:w="914" w:type="dxa"/>
          </w:tcPr>
          <w:p w14:paraId="53D15F68" w14:textId="19050C5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5.94</w:t>
            </w:r>
          </w:p>
        </w:tc>
        <w:tc>
          <w:tcPr>
            <w:tcW w:w="1417" w:type="dxa"/>
          </w:tcPr>
          <w:p w14:paraId="2245F804" w14:textId="01A5C07A"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0.38</w:t>
            </w:r>
            <w:r>
              <w:rPr>
                <w:rFonts w:ascii="Times New Roman" w:hAnsi="Times New Roman"/>
                <w:sz w:val="18"/>
                <w:szCs w:val="18"/>
              </w:rPr>
              <w:t xml:space="preserve"> </w:t>
            </w:r>
            <w:r w:rsidRPr="00730AC1">
              <w:rPr>
                <w:rFonts w:ascii="Times New Roman" w:hAnsi="Times New Roman"/>
                <w:sz w:val="18"/>
                <w:szCs w:val="18"/>
              </w:rPr>
              <w:t>[0.2</w:t>
            </w:r>
            <w:r>
              <w:rPr>
                <w:rFonts w:ascii="Times New Roman" w:hAnsi="Times New Roman"/>
                <w:sz w:val="18"/>
                <w:szCs w:val="18"/>
              </w:rPr>
              <w:t>6</w:t>
            </w:r>
            <w:r w:rsidRPr="00730AC1">
              <w:rPr>
                <w:rFonts w:ascii="Times New Roman" w:hAnsi="Times New Roman"/>
                <w:sz w:val="18"/>
                <w:szCs w:val="18"/>
              </w:rPr>
              <w:t>-0.54]</w:t>
            </w:r>
          </w:p>
        </w:tc>
        <w:tc>
          <w:tcPr>
            <w:tcW w:w="851" w:type="dxa"/>
          </w:tcPr>
          <w:p w14:paraId="7148861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2.28e-07</w:t>
            </w:r>
          </w:p>
        </w:tc>
        <w:tc>
          <w:tcPr>
            <w:tcW w:w="708" w:type="dxa"/>
          </w:tcPr>
          <w:p w14:paraId="064E36D8"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0.784</w:t>
            </w:r>
          </w:p>
        </w:tc>
      </w:tr>
      <w:tr w:rsidR="00B631E0" w:rsidRPr="00730AC1" w14:paraId="0A1DC882" w14:textId="77777777" w:rsidTr="00B631E0">
        <w:tc>
          <w:tcPr>
            <w:tcW w:w="876" w:type="dxa"/>
          </w:tcPr>
          <w:p w14:paraId="28ACCDF2"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P19320</w:t>
            </w:r>
          </w:p>
        </w:tc>
        <w:tc>
          <w:tcPr>
            <w:tcW w:w="1166" w:type="dxa"/>
          </w:tcPr>
          <w:p w14:paraId="0865915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VCAM1</w:t>
            </w:r>
          </w:p>
        </w:tc>
        <w:tc>
          <w:tcPr>
            <w:tcW w:w="1185" w:type="dxa"/>
          </w:tcPr>
          <w:p w14:paraId="3920D754" w14:textId="30F02268"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10.77</w:t>
            </w:r>
          </w:p>
        </w:tc>
        <w:tc>
          <w:tcPr>
            <w:tcW w:w="1276" w:type="dxa"/>
          </w:tcPr>
          <w:p w14:paraId="3BF194B9" w14:textId="0764AB0E"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10.19</w:t>
            </w:r>
          </w:p>
        </w:tc>
        <w:tc>
          <w:tcPr>
            <w:tcW w:w="787" w:type="dxa"/>
          </w:tcPr>
          <w:p w14:paraId="3DE34F07" w14:textId="5F9BBCB6"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0.58</w:t>
            </w:r>
          </w:p>
        </w:tc>
        <w:tc>
          <w:tcPr>
            <w:tcW w:w="914" w:type="dxa"/>
          </w:tcPr>
          <w:p w14:paraId="3B865099" w14:textId="0129BC13"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5.95</w:t>
            </w:r>
          </w:p>
        </w:tc>
        <w:tc>
          <w:tcPr>
            <w:tcW w:w="1417" w:type="dxa"/>
          </w:tcPr>
          <w:p w14:paraId="2ACEDB6E" w14:textId="390E2A6A"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1.09</w:t>
            </w:r>
            <w:r>
              <w:rPr>
                <w:rFonts w:ascii="Times New Roman" w:hAnsi="Times New Roman"/>
                <w:sz w:val="18"/>
                <w:szCs w:val="18"/>
              </w:rPr>
              <w:t xml:space="preserve"> </w:t>
            </w:r>
            <w:r w:rsidRPr="00730AC1">
              <w:rPr>
                <w:rFonts w:ascii="Times New Roman" w:hAnsi="Times New Roman"/>
                <w:sz w:val="18"/>
                <w:szCs w:val="18"/>
              </w:rPr>
              <w:t>[1.0</w:t>
            </w:r>
            <w:r>
              <w:rPr>
                <w:rFonts w:ascii="Times New Roman" w:hAnsi="Times New Roman"/>
                <w:sz w:val="18"/>
                <w:szCs w:val="18"/>
              </w:rPr>
              <w:t>5</w:t>
            </w:r>
            <w:r w:rsidRPr="00730AC1">
              <w:rPr>
                <w:rFonts w:ascii="Times New Roman" w:hAnsi="Times New Roman"/>
                <w:sz w:val="18"/>
                <w:szCs w:val="18"/>
              </w:rPr>
              <w:t>-1.14]</w:t>
            </w:r>
          </w:p>
        </w:tc>
        <w:tc>
          <w:tcPr>
            <w:tcW w:w="851" w:type="dxa"/>
          </w:tcPr>
          <w:p w14:paraId="5CC4E50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4.17e-05</w:t>
            </w:r>
          </w:p>
        </w:tc>
        <w:tc>
          <w:tcPr>
            <w:tcW w:w="708" w:type="dxa"/>
          </w:tcPr>
          <w:p w14:paraId="0892FDC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0.773</w:t>
            </w:r>
          </w:p>
        </w:tc>
      </w:tr>
      <w:tr w:rsidR="00B631E0" w:rsidRPr="00730AC1" w14:paraId="613E2A33" w14:textId="77777777" w:rsidTr="00B631E0">
        <w:tc>
          <w:tcPr>
            <w:tcW w:w="876" w:type="dxa"/>
          </w:tcPr>
          <w:p w14:paraId="33A1CC37"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P61626</w:t>
            </w:r>
          </w:p>
        </w:tc>
        <w:tc>
          <w:tcPr>
            <w:tcW w:w="1166" w:type="dxa"/>
          </w:tcPr>
          <w:p w14:paraId="61241B2B"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LYZ</w:t>
            </w:r>
          </w:p>
        </w:tc>
        <w:tc>
          <w:tcPr>
            <w:tcW w:w="1185" w:type="dxa"/>
          </w:tcPr>
          <w:p w14:paraId="5B1D7EFE" w14:textId="55397A52"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12.45</w:t>
            </w:r>
          </w:p>
        </w:tc>
        <w:tc>
          <w:tcPr>
            <w:tcW w:w="1276" w:type="dxa"/>
          </w:tcPr>
          <w:p w14:paraId="159DC924" w14:textId="191690FB"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12.00</w:t>
            </w:r>
          </w:p>
        </w:tc>
        <w:tc>
          <w:tcPr>
            <w:tcW w:w="787" w:type="dxa"/>
          </w:tcPr>
          <w:p w14:paraId="613A2F03" w14:textId="52141D39"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0.46</w:t>
            </w:r>
          </w:p>
        </w:tc>
        <w:tc>
          <w:tcPr>
            <w:tcW w:w="914" w:type="dxa"/>
          </w:tcPr>
          <w:p w14:paraId="41331B82" w14:textId="545BA6DE"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5.78</w:t>
            </w:r>
          </w:p>
        </w:tc>
        <w:tc>
          <w:tcPr>
            <w:tcW w:w="1417" w:type="dxa"/>
          </w:tcPr>
          <w:p w14:paraId="60B330BA" w14:textId="511EF512"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1.09</w:t>
            </w:r>
            <w:r>
              <w:rPr>
                <w:rFonts w:ascii="Times New Roman" w:hAnsi="Times New Roman"/>
                <w:sz w:val="18"/>
                <w:szCs w:val="18"/>
              </w:rPr>
              <w:t xml:space="preserve"> </w:t>
            </w:r>
            <w:r w:rsidRPr="00730AC1">
              <w:rPr>
                <w:rFonts w:ascii="Times New Roman" w:hAnsi="Times New Roman"/>
                <w:sz w:val="18"/>
                <w:szCs w:val="18"/>
              </w:rPr>
              <w:t>[1.05-1.1</w:t>
            </w:r>
            <w:r>
              <w:rPr>
                <w:rFonts w:ascii="Times New Roman" w:hAnsi="Times New Roman"/>
                <w:sz w:val="18"/>
                <w:szCs w:val="18"/>
              </w:rPr>
              <w:t>5</w:t>
            </w:r>
            <w:r w:rsidRPr="00730AC1">
              <w:rPr>
                <w:rFonts w:ascii="Times New Roman" w:hAnsi="Times New Roman"/>
                <w:sz w:val="18"/>
                <w:szCs w:val="18"/>
              </w:rPr>
              <w:t>]</w:t>
            </w:r>
          </w:p>
        </w:tc>
        <w:tc>
          <w:tcPr>
            <w:tcW w:w="851" w:type="dxa"/>
          </w:tcPr>
          <w:p w14:paraId="55613BFE"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1.50e-04</w:t>
            </w:r>
          </w:p>
        </w:tc>
        <w:tc>
          <w:tcPr>
            <w:tcW w:w="708" w:type="dxa"/>
          </w:tcPr>
          <w:p w14:paraId="0E4752B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0.771</w:t>
            </w:r>
          </w:p>
        </w:tc>
      </w:tr>
      <w:tr w:rsidR="00B631E0" w:rsidRPr="00730AC1" w14:paraId="0356FADA" w14:textId="77777777" w:rsidTr="00B631E0">
        <w:tc>
          <w:tcPr>
            <w:tcW w:w="876" w:type="dxa"/>
          </w:tcPr>
          <w:p w14:paraId="28E5C4F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O75636</w:t>
            </w:r>
          </w:p>
        </w:tc>
        <w:tc>
          <w:tcPr>
            <w:tcW w:w="1166" w:type="dxa"/>
          </w:tcPr>
          <w:p w14:paraId="11C0FFE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FCN3</w:t>
            </w:r>
          </w:p>
        </w:tc>
        <w:tc>
          <w:tcPr>
            <w:tcW w:w="1185" w:type="dxa"/>
          </w:tcPr>
          <w:p w14:paraId="454FF7E4" w14:textId="3FD2BF60"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14.02</w:t>
            </w:r>
          </w:p>
        </w:tc>
        <w:tc>
          <w:tcPr>
            <w:tcW w:w="1276" w:type="dxa"/>
          </w:tcPr>
          <w:p w14:paraId="27E5BE9F" w14:textId="1304A9C2"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14.82</w:t>
            </w:r>
          </w:p>
        </w:tc>
        <w:tc>
          <w:tcPr>
            <w:tcW w:w="787" w:type="dxa"/>
          </w:tcPr>
          <w:p w14:paraId="33CE969B" w14:textId="67238489"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-0.81</w:t>
            </w:r>
          </w:p>
        </w:tc>
        <w:tc>
          <w:tcPr>
            <w:tcW w:w="914" w:type="dxa"/>
          </w:tcPr>
          <w:p w14:paraId="34273803" w14:textId="102A6421"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5.60</w:t>
            </w:r>
          </w:p>
        </w:tc>
        <w:tc>
          <w:tcPr>
            <w:tcW w:w="1417" w:type="dxa"/>
          </w:tcPr>
          <w:p w14:paraId="5F9C89CE" w14:textId="26029D11"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0.60</w:t>
            </w:r>
            <w:r>
              <w:rPr>
                <w:rFonts w:ascii="Times New Roman" w:hAnsi="Times New Roman"/>
                <w:sz w:val="18"/>
                <w:szCs w:val="18"/>
              </w:rPr>
              <w:t xml:space="preserve"> </w:t>
            </w:r>
            <w:r w:rsidRPr="00730AC1">
              <w:rPr>
                <w:rFonts w:ascii="Times New Roman" w:hAnsi="Times New Roman"/>
                <w:sz w:val="18"/>
                <w:szCs w:val="18"/>
              </w:rPr>
              <w:t>[0.47-0.76]</w:t>
            </w:r>
          </w:p>
        </w:tc>
        <w:tc>
          <w:tcPr>
            <w:tcW w:w="851" w:type="dxa"/>
          </w:tcPr>
          <w:p w14:paraId="135F7EF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2.65e-05</w:t>
            </w:r>
          </w:p>
        </w:tc>
        <w:tc>
          <w:tcPr>
            <w:tcW w:w="708" w:type="dxa"/>
          </w:tcPr>
          <w:p w14:paraId="51960552"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0.811</w:t>
            </w:r>
          </w:p>
        </w:tc>
      </w:tr>
      <w:tr w:rsidR="00B631E0" w:rsidRPr="00730AC1" w14:paraId="6527DE2D" w14:textId="77777777" w:rsidTr="00B631E0">
        <w:tc>
          <w:tcPr>
            <w:tcW w:w="876" w:type="dxa"/>
          </w:tcPr>
          <w:p w14:paraId="3AE22B6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P30041</w:t>
            </w:r>
          </w:p>
        </w:tc>
        <w:tc>
          <w:tcPr>
            <w:tcW w:w="1166" w:type="dxa"/>
          </w:tcPr>
          <w:p w14:paraId="11A8D13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PRDX6</w:t>
            </w:r>
          </w:p>
        </w:tc>
        <w:tc>
          <w:tcPr>
            <w:tcW w:w="1185" w:type="dxa"/>
          </w:tcPr>
          <w:p w14:paraId="6B2C2F19" w14:textId="23C47BE9"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14.82</w:t>
            </w:r>
          </w:p>
        </w:tc>
        <w:tc>
          <w:tcPr>
            <w:tcW w:w="1276" w:type="dxa"/>
          </w:tcPr>
          <w:p w14:paraId="1917CF24" w14:textId="43D24D58"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14.44</w:t>
            </w:r>
          </w:p>
        </w:tc>
        <w:tc>
          <w:tcPr>
            <w:tcW w:w="787" w:type="dxa"/>
          </w:tcPr>
          <w:p w14:paraId="417251B3" w14:textId="341408FD"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0.37</w:t>
            </w:r>
          </w:p>
        </w:tc>
        <w:tc>
          <w:tcPr>
            <w:tcW w:w="914" w:type="dxa"/>
          </w:tcPr>
          <w:p w14:paraId="146ECB94" w14:textId="17747EAB"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5.44</w:t>
            </w:r>
          </w:p>
        </w:tc>
        <w:tc>
          <w:tcPr>
            <w:tcW w:w="1417" w:type="dxa"/>
          </w:tcPr>
          <w:p w14:paraId="7984A0C3" w14:textId="09662981"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1.4</w:t>
            </w:r>
            <w:r>
              <w:rPr>
                <w:rFonts w:ascii="Times New Roman" w:hAnsi="Times New Roman"/>
                <w:sz w:val="18"/>
                <w:szCs w:val="18"/>
              </w:rPr>
              <w:t xml:space="preserve">1 </w:t>
            </w:r>
            <w:r w:rsidRPr="00730AC1">
              <w:rPr>
                <w:rFonts w:ascii="Times New Roman" w:hAnsi="Times New Roman"/>
                <w:sz w:val="18"/>
                <w:szCs w:val="18"/>
              </w:rPr>
              <w:t>[1.14-1.99]</w:t>
            </w:r>
          </w:p>
        </w:tc>
        <w:tc>
          <w:tcPr>
            <w:tcW w:w="851" w:type="dxa"/>
          </w:tcPr>
          <w:p w14:paraId="70185B4A"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1.93e-02</w:t>
            </w:r>
          </w:p>
        </w:tc>
        <w:tc>
          <w:tcPr>
            <w:tcW w:w="708" w:type="dxa"/>
          </w:tcPr>
          <w:p w14:paraId="717308DC"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0.770</w:t>
            </w:r>
          </w:p>
        </w:tc>
      </w:tr>
      <w:tr w:rsidR="00B631E0" w:rsidRPr="00730AC1" w14:paraId="7FDCA02E" w14:textId="77777777" w:rsidTr="00B631E0">
        <w:tc>
          <w:tcPr>
            <w:tcW w:w="876" w:type="dxa"/>
          </w:tcPr>
          <w:p w14:paraId="458340BC"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P05546</w:t>
            </w:r>
          </w:p>
        </w:tc>
        <w:tc>
          <w:tcPr>
            <w:tcW w:w="1166" w:type="dxa"/>
          </w:tcPr>
          <w:p w14:paraId="575744B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SERPIND1</w:t>
            </w:r>
          </w:p>
        </w:tc>
        <w:tc>
          <w:tcPr>
            <w:tcW w:w="1185" w:type="dxa"/>
          </w:tcPr>
          <w:p w14:paraId="11D9A067" w14:textId="48D73AE3"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18.07</w:t>
            </w:r>
          </w:p>
        </w:tc>
        <w:tc>
          <w:tcPr>
            <w:tcW w:w="1276" w:type="dxa"/>
          </w:tcPr>
          <w:p w14:paraId="64EB5600" w14:textId="03FAE5D1"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18.52</w:t>
            </w:r>
          </w:p>
        </w:tc>
        <w:tc>
          <w:tcPr>
            <w:tcW w:w="787" w:type="dxa"/>
          </w:tcPr>
          <w:p w14:paraId="334F1BE3" w14:textId="709A57AC"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-0.45</w:t>
            </w:r>
          </w:p>
        </w:tc>
        <w:tc>
          <w:tcPr>
            <w:tcW w:w="914" w:type="dxa"/>
          </w:tcPr>
          <w:p w14:paraId="49F3E0D8" w14:textId="59B50DA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5.31</w:t>
            </w:r>
          </w:p>
        </w:tc>
        <w:tc>
          <w:tcPr>
            <w:tcW w:w="1417" w:type="dxa"/>
          </w:tcPr>
          <w:p w14:paraId="2C05996F" w14:textId="1AD09CBC"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0.40</w:t>
            </w:r>
            <w:r>
              <w:rPr>
                <w:rFonts w:ascii="Times New Roman" w:hAnsi="Times New Roman"/>
                <w:sz w:val="18"/>
                <w:szCs w:val="18"/>
              </w:rPr>
              <w:t xml:space="preserve"> </w:t>
            </w:r>
            <w:r w:rsidRPr="00730AC1">
              <w:rPr>
                <w:rFonts w:ascii="Times New Roman" w:hAnsi="Times New Roman"/>
                <w:sz w:val="18"/>
                <w:szCs w:val="18"/>
              </w:rPr>
              <w:t>[0.2</w:t>
            </w:r>
            <w:r>
              <w:rPr>
                <w:rFonts w:ascii="Times New Roman" w:hAnsi="Times New Roman"/>
                <w:sz w:val="18"/>
                <w:szCs w:val="18"/>
              </w:rPr>
              <w:t>9</w:t>
            </w:r>
            <w:r w:rsidRPr="00730AC1">
              <w:rPr>
                <w:rFonts w:ascii="Times New Roman" w:hAnsi="Times New Roman"/>
                <w:sz w:val="18"/>
                <w:szCs w:val="18"/>
              </w:rPr>
              <w:t>-0.55]</w:t>
            </w:r>
          </w:p>
        </w:tc>
        <w:tc>
          <w:tcPr>
            <w:tcW w:w="851" w:type="dxa"/>
          </w:tcPr>
          <w:p w14:paraId="6DDBFE6E"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5.20e-08</w:t>
            </w:r>
          </w:p>
        </w:tc>
        <w:tc>
          <w:tcPr>
            <w:tcW w:w="708" w:type="dxa"/>
          </w:tcPr>
          <w:p w14:paraId="2BBCAA4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0.787</w:t>
            </w:r>
          </w:p>
        </w:tc>
      </w:tr>
      <w:tr w:rsidR="00B631E0" w:rsidRPr="00730AC1" w14:paraId="6E6BF754" w14:textId="77777777" w:rsidTr="00B631E0">
        <w:tc>
          <w:tcPr>
            <w:tcW w:w="876" w:type="dxa"/>
          </w:tcPr>
          <w:p w14:paraId="4DFA0EBA"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P07333</w:t>
            </w:r>
          </w:p>
        </w:tc>
        <w:tc>
          <w:tcPr>
            <w:tcW w:w="1166" w:type="dxa"/>
          </w:tcPr>
          <w:p w14:paraId="0D13E5BE"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CSF1R</w:t>
            </w:r>
          </w:p>
        </w:tc>
        <w:tc>
          <w:tcPr>
            <w:tcW w:w="1185" w:type="dxa"/>
          </w:tcPr>
          <w:p w14:paraId="42CB55C7" w14:textId="3AF4E76C"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11.08</w:t>
            </w:r>
          </w:p>
        </w:tc>
        <w:tc>
          <w:tcPr>
            <w:tcW w:w="1276" w:type="dxa"/>
          </w:tcPr>
          <w:p w14:paraId="0DA695D4" w14:textId="605F00BC"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10.59</w:t>
            </w:r>
          </w:p>
        </w:tc>
        <w:tc>
          <w:tcPr>
            <w:tcW w:w="787" w:type="dxa"/>
          </w:tcPr>
          <w:p w14:paraId="4ACE9405" w14:textId="5F2B500D"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0.49</w:t>
            </w:r>
          </w:p>
        </w:tc>
        <w:tc>
          <w:tcPr>
            <w:tcW w:w="914" w:type="dxa"/>
          </w:tcPr>
          <w:p w14:paraId="4F615A47" w14:textId="7CED9DCA"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5.26</w:t>
            </w:r>
          </w:p>
        </w:tc>
        <w:tc>
          <w:tcPr>
            <w:tcW w:w="1417" w:type="dxa"/>
          </w:tcPr>
          <w:p w14:paraId="64D12EBB" w14:textId="334E829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1.0</w:t>
            </w:r>
            <w:r>
              <w:rPr>
                <w:rFonts w:ascii="Times New Roman" w:hAnsi="Times New Roman"/>
                <w:sz w:val="18"/>
                <w:szCs w:val="18"/>
              </w:rPr>
              <w:t xml:space="preserve">8 </w:t>
            </w:r>
            <w:r w:rsidRPr="00730AC1">
              <w:rPr>
                <w:rFonts w:ascii="Times New Roman" w:hAnsi="Times New Roman"/>
                <w:sz w:val="18"/>
                <w:szCs w:val="18"/>
              </w:rPr>
              <w:t>[1.0</w:t>
            </w:r>
            <w:r>
              <w:rPr>
                <w:rFonts w:ascii="Times New Roman" w:hAnsi="Times New Roman"/>
                <w:sz w:val="18"/>
                <w:szCs w:val="18"/>
              </w:rPr>
              <w:t>3</w:t>
            </w:r>
            <w:r w:rsidRPr="00730AC1">
              <w:rPr>
                <w:rFonts w:ascii="Times New Roman" w:hAnsi="Times New Roman"/>
                <w:sz w:val="18"/>
                <w:szCs w:val="18"/>
              </w:rPr>
              <w:t>-1.13]</w:t>
            </w:r>
          </w:p>
        </w:tc>
        <w:tc>
          <w:tcPr>
            <w:tcW w:w="851" w:type="dxa"/>
          </w:tcPr>
          <w:p w14:paraId="47FAAD1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2.99e-03</w:t>
            </w:r>
          </w:p>
        </w:tc>
        <w:tc>
          <w:tcPr>
            <w:tcW w:w="708" w:type="dxa"/>
          </w:tcPr>
          <w:p w14:paraId="76CE9661"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0.761</w:t>
            </w:r>
          </w:p>
        </w:tc>
      </w:tr>
      <w:tr w:rsidR="00B631E0" w:rsidRPr="00730AC1" w14:paraId="4ED4B11D" w14:textId="77777777" w:rsidTr="00B631E0">
        <w:tc>
          <w:tcPr>
            <w:tcW w:w="876" w:type="dxa"/>
          </w:tcPr>
          <w:p w14:paraId="3EFC4787"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P51884</w:t>
            </w:r>
          </w:p>
        </w:tc>
        <w:tc>
          <w:tcPr>
            <w:tcW w:w="1166" w:type="dxa"/>
          </w:tcPr>
          <w:p w14:paraId="6F50E32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LUM</w:t>
            </w:r>
          </w:p>
        </w:tc>
        <w:tc>
          <w:tcPr>
            <w:tcW w:w="1185" w:type="dxa"/>
          </w:tcPr>
          <w:p w14:paraId="224AE4CA" w14:textId="603D1E50"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17.03</w:t>
            </w:r>
          </w:p>
        </w:tc>
        <w:tc>
          <w:tcPr>
            <w:tcW w:w="1276" w:type="dxa"/>
          </w:tcPr>
          <w:p w14:paraId="2E37CC43" w14:textId="23C0CA3E"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16.78</w:t>
            </w:r>
          </w:p>
        </w:tc>
        <w:tc>
          <w:tcPr>
            <w:tcW w:w="787" w:type="dxa"/>
          </w:tcPr>
          <w:p w14:paraId="2DA3E6A1" w14:textId="5CF5F404"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0.25</w:t>
            </w:r>
          </w:p>
        </w:tc>
        <w:tc>
          <w:tcPr>
            <w:tcW w:w="914" w:type="dxa"/>
          </w:tcPr>
          <w:p w14:paraId="0D282D16" w14:textId="721171E2"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5.15</w:t>
            </w:r>
          </w:p>
        </w:tc>
        <w:tc>
          <w:tcPr>
            <w:tcW w:w="1417" w:type="dxa"/>
          </w:tcPr>
          <w:p w14:paraId="59566282" w14:textId="16D3F623"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1.52</w:t>
            </w:r>
            <w:r>
              <w:rPr>
                <w:rFonts w:ascii="Times New Roman" w:hAnsi="Times New Roman"/>
                <w:sz w:val="18"/>
                <w:szCs w:val="18"/>
              </w:rPr>
              <w:t xml:space="preserve"> </w:t>
            </w:r>
            <w:r w:rsidRPr="00730AC1">
              <w:rPr>
                <w:rFonts w:ascii="Times New Roman" w:hAnsi="Times New Roman"/>
                <w:sz w:val="18"/>
                <w:szCs w:val="18"/>
              </w:rPr>
              <w:t>[1.12-2.08]</w:t>
            </w:r>
          </w:p>
        </w:tc>
        <w:tc>
          <w:tcPr>
            <w:tcW w:w="851" w:type="dxa"/>
          </w:tcPr>
          <w:p w14:paraId="620DF3E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7.48e-03</w:t>
            </w:r>
          </w:p>
        </w:tc>
        <w:tc>
          <w:tcPr>
            <w:tcW w:w="708" w:type="dxa"/>
          </w:tcPr>
          <w:p w14:paraId="4C540871"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0.757</w:t>
            </w:r>
          </w:p>
        </w:tc>
      </w:tr>
      <w:tr w:rsidR="00B631E0" w:rsidRPr="00730AC1" w14:paraId="4E746315" w14:textId="77777777" w:rsidTr="00B631E0">
        <w:tc>
          <w:tcPr>
            <w:tcW w:w="876" w:type="dxa"/>
          </w:tcPr>
          <w:p w14:paraId="509B8C1C"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Q06033</w:t>
            </w:r>
          </w:p>
        </w:tc>
        <w:tc>
          <w:tcPr>
            <w:tcW w:w="1166" w:type="dxa"/>
          </w:tcPr>
          <w:p w14:paraId="7A5B018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ITIH3</w:t>
            </w:r>
          </w:p>
        </w:tc>
        <w:tc>
          <w:tcPr>
            <w:tcW w:w="1185" w:type="dxa"/>
          </w:tcPr>
          <w:p w14:paraId="64419A46" w14:textId="53EE09C8"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15.51</w:t>
            </w:r>
          </w:p>
        </w:tc>
        <w:tc>
          <w:tcPr>
            <w:tcW w:w="1276" w:type="dxa"/>
          </w:tcPr>
          <w:p w14:paraId="43C8575B" w14:textId="6DFA2834"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15.16</w:t>
            </w:r>
          </w:p>
        </w:tc>
        <w:tc>
          <w:tcPr>
            <w:tcW w:w="787" w:type="dxa"/>
          </w:tcPr>
          <w:p w14:paraId="77CC156C" w14:textId="6A69EE07"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0.35</w:t>
            </w:r>
          </w:p>
        </w:tc>
        <w:tc>
          <w:tcPr>
            <w:tcW w:w="914" w:type="dxa"/>
          </w:tcPr>
          <w:p w14:paraId="1057C0AA" w14:textId="03D3827D"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5.08</w:t>
            </w:r>
          </w:p>
        </w:tc>
        <w:tc>
          <w:tcPr>
            <w:tcW w:w="1417" w:type="dxa"/>
          </w:tcPr>
          <w:p w14:paraId="1186FB06" w14:textId="40D0B3B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1.7</w:t>
            </w:r>
            <w:r>
              <w:rPr>
                <w:rFonts w:ascii="Times New Roman" w:hAnsi="Times New Roman"/>
                <w:sz w:val="18"/>
                <w:szCs w:val="18"/>
              </w:rPr>
              <w:t xml:space="preserve">3 </w:t>
            </w:r>
            <w:r w:rsidRPr="00730AC1">
              <w:rPr>
                <w:rFonts w:ascii="Times New Roman" w:hAnsi="Times New Roman"/>
                <w:sz w:val="18"/>
                <w:szCs w:val="18"/>
              </w:rPr>
              <w:t>[1.2</w:t>
            </w:r>
            <w:r>
              <w:rPr>
                <w:rFonts w:ascii="Times New Roman" w:hAnsi="Times New Roman"/>
                <w:sz w:val="18"/>
                <w:szCs w:val="18"/>
              </w:rPr>
              <w:t>7</w:t>
            </w:r>
            <w:r w:rsidRPr="00730AC1">
              <w:rPr>
                <w:rFonts w:ascii="Times New Roman" w:hAnsi="Times New Roman"/>
                <w:sz w:val="18"/>
                <w:szCs w:val="18"/>
              </w:rPr>
              <w:t>-2.3</w:t>
            </w:r>
            <w:r>
              <w:rPr>
                <w:rFonts w:ascii="Times New Roman" w:hAnsi="Times New Roman"/>
                <w:sz w:val="18"/>
                <w:szCs w:val="18"/>
              </w:rPr>
              <w:t>9</w:t>
            </w:r>
            <w:r w:rsidRPr="00730AC1">
              <w:rPr>
                <w:rFonts w:ascii="Times New Roman" w:hAnsi="Times New Roman"/>
                <w:sz w:val="18"/>
                <w:szCs w:val="18"/>
              </w:rPr>
              <w:t>]</w:t>
            </w:r>
          </w:p>
        </w:tc>
        <w:tc>
          <w:tcPr>
            <w:tcW w:w="851" w:type="dxa"/>
          </w:tcPr>
          <w:p w14:paraId="0258D0A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6.97e-04</w:t>
            </w:r>
          </w:p>
        </w:tc>
        <w:tc>
          <w:tcPr>
            <w:tcW w:w="708" w:type="dxa"/>
          </w:tcPr>
          <w:p w14:paraId="244A38DE"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0.768</w:t>
            </w:r>
          </w:p>
        </w:tc>
      </w:tr>
      <w:tr w:rsidR="00B631E0" w:rsidRPr="00730AC1" w14:paraId="2694F512" w14:textId="77777777" w:rsidTr="00B631E0">
        <w:tc>
          <w:tcPr>
            <w:tcW w:w="876" w:type="dxa"/>
          </w:tcPr>
          <w:p w14:paraId="620A039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P07237</w:t>
            </w:r>
          </w:p>
        </w:tc>
        <w:tc>
          <w:tcPr>
            <w:tcW w:w="1166" w:type="dxa"/>
          </w:tcPr>
          <w:p w14:paraId="353834A2"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P4HB</w:t>
            </w:r>
          </w:p>
        </w:tc>
        <w:tc>
          <w:tcPr>
            <w:tcW w:w="1185" w:type="dxa"/>
          </w:tcPr>
          <w:p w14:paraId="2E3E7825" w14:textId="64A10048"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16.41</w:t>
            </w:r>
          </w:p>
        </w:tc>
        <w:tc>
          <w:tcPr>
            <w:tcW w:w="1276" w:type="dxa"/>
          </w:tcPr>
          <w:p w14:paraId="2D93EC59" w14:textId="0F94A62C"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15.69</w:t>
            </w:r>
          </w:p>
        </w:tc>
        <w:tc>
          <w:tcPr>
            <w:tcW w:w="787" w:type="dxa"/>
          </w:tcPr>
          <w:p w14:paraId="1EDEE20F" w14:textId="0EE8F41C"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0.72</w:t>
            </w:r>
          </w:p>
        </w:tc>
        <w:tc>
          <w:tcPr>
            <w:tcW w:w="914" w:type="dxa"/>
          </w:tcPr>
          <w:p w14:paraId="48480BF5" w14:textId="6B5EC87E"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5.08</w:t>
            </w:r>
          </w:p>
        </w:tc>
        <w:tc>
          <w:tcPr>
            <w:tcW w:w="1417" w:type="dxa"/>
          </w:tcPr>
          <w:p w14:paraId="0EFF9F6E" w14:textId="3CDD5341"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1.02</w:t>
            </w:r>
            <w:r>
              <w:rPr>
                <w:rFonts w:ascii="Times New Roman" w:hAnsi="Times New Roman"/>
                <w:sz w:val="18"/>
                <w:szCs w:val="18"/>
              </w:rPr>
              <w:t xml:space="preserve"> </w:t>
            </w:r>
            <w:r w:rsidRPr="00730AC1">
              <w:rPr>
                <w:rFonts w:ascii="Times New Roman" w:hAnsi="Times New Roman"/>
                <w:sz w:val="18"/>
                <w:szCs w:val="18"/>
              </w:rPr>
              <w:t>[0.99-1.05]</w:t>
            </w:r>
          </w:p>
        </w:tc>
        <w:tc>
          <w:tcPr>
            <w:tcW w:w="851" w:type="dxa"/>
          </w:tcPr>
          <w:p w14:paraId="7F94083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1.63e-01</w:t>
            </w:r>
          </w:p>
        </w:tc>
        <w:tc>
          <w:tcPr>
            <w:tcW w:w="708" w:type="dxa"/>
          </w:tcPr>
          <w:p w14:paraId="6D0CFEB9"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0.743</w:t>
            </w:r>
          </w:p>
        </w:tc>
      </w:tr>
      <w:tr w:rsidR="00B631E0" w:rsidRPr="00730AC1" w14:paraId="091EF0A9" w14:textId="77777777" w:rsidTr="00B631E0">
        <w:tc>
          <w:tcPr>
            <w:tcW w:w="876" w:type="dxa"/>
          </w:tcPr>
          <w:p w14:paraId="3B8A82B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P05090</w:t>
            </w:r>
          </w:p>
        </w:tc>
        <w:tc>
          <w:tcPr>
            <w:tcW w:w="1166" w:type="dxa"/>
          </w:tcPr>
          <w:p w14:paraId="4BC6664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APOD</w:t>
            </w:r>
          </w:p>
        </w:tc>
        <w:tc>
          <w:tcPr>
            <w:tcW w:w="1185" w:type="dxa"/>
          </w:tcPr>
          <w:p w14:paraId="10EAA02F" w14:textId="22D791EC"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17.00</w:t>
            </w:r>
          </w:p>
        </w:tc>
        <w:tc>
          <w:tcPr>
            <w:tcW w:w="1276" w:type="dxa"/>
          </w:tcPr>
          <w:p w14:paraId="140FED17" w14:textId="4305BD76"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17.48</w:t>
            </w:r>
          </w:p>
        </w:tc>
        <w:tc>
          <w:tcPr>
            <w:tcW w:w="787" w:type="dxa"/>
          </w:tcPr>
          <w:p w14:paraId="42073FCE" w14:textId="4890F41A"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-0.48</w:t>
            </w:r>
          </w:p>
        </w:tc>
        <w:tc>
          <w:tcPr>
            <w:tcW w:w="914" w:type="dxa"/>
          </w:tcPr>
          <w:p w14:paraId="154E6E90" w14:textId="6793171D"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4.90</w:t>
            </w:r>
          </w:p>
        </w:tc>
        <w:tc>
          <w:tcPr>
            <w:tcW w:w="1417" w:type="dxa"/>
          </w:tcPr>
          <w:p w14:paraId="7CF449B3" w14:textId="6C8C71CB"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0.49</w:t>
            </w:r>
            <w:r>
              <w:rPr>
                <w:rFonts w:ascii="Times New Roman" w:hAnsi="Times New Roman"/>
                <w:sz w:val="18"/>
                <w:szCs w:val="18"/>
              </w:rPr>
              <w:t xml:space="preserve"> </w:t>
            </w:r>
            <w:r w:rsidRPr="00730AC1">
              <w:rPr>
                <w:rFonts w:ascii="Times New Roman" w:hAnsi="Times New Roman"/>
                <w:sz w:val="18"/>
                <w:szCs w:val="18"/>
              </w:rPr>
              <w:t>[0.36-0.66]</w:t>
            </w:r>
          </w:p>
        </w:tc>
        <w:tc>
          <w:tcPr>
            <w:tcW w:w="851" w:type="dxa"/>
          </w:tcPr>
          <w:p w14:paraId="42BC4B7E"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2.84e-06</w:t>
            </w:r>
          </w:p>
        </w:tc>
        <w:tc>
          <w:tcPr>
            <w:tcW w:w="708" w:type="dxa"/>
          </w:tcPr>
          <w:p w14:paraId="4CA8F72A"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0.778</w:t>
            </w:r>
          </w:p>
        </w:tc>
      </w:tr>
      <w:tr w:rsidR="00B631E0" w:rsidRPr="00730AC1" w14:paraId="6F2CBCB6" w14:textId="77777777" w:rsidTr="00B631E0">
        <w:tc>
          <w:tcPr>
            <w:tcW w:w="876" w:type="dxa"/>
          </w:tcPr>
          <w:p w14:paraId="0303342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lastRenderedPageBreak/>
              <w:t>P02766</w:t>
            </w:r>
          </w:p>
        </w:tc>
        <w:tc>
          <w:tcPr>
            <w:tcW w:w="1166" w:type="dxa"/>
          </w:tcPr>
          <w:p w14:paraId="2CF55F57"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TTR</w:t>
            </w:r>
          </w:p>
        </w:tc>
        <w:tc>
          <w:tcPr>
            <w:tcW w:w="1185" w:type="dxa"/>
          </w:tcPr>
          <w:p w14:paraId="2A6683B1" w14:textId="5C4EA05D"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17.61</w:t>
            </w:r>
          </w:p>
        </w:tc>
        <w:tc>
          <w:tcPr>
            <w:tcW w:w="1276" w:type="dxa"/>
          </w:tcPr>
          <w:p w14:paraId="39D6F066" w14:textId="4F6B00A0"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18.21</w:t>
            </w:r>
          </w:p>
        </w:tc>
        <w:tc>
          <w:tcPr>
            <w:tcW w:w="787" w:type="dxa"/>
          </w:tcPr>
          <w:p w14:paraId="05D13D65" w14:textId="7C4FDD0D"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-0.60</w:t>
            </w:r>
          </w:p>
        </w:tc>
        <w:tc>
          <w:tcPr>
            <w:tcW w:w="914" w:type="dxa"/>
          </w:tcPr>
          <w:p w14:paraId="5C5760E7" w14:textId="2B27A15F"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4.73</w:t>
            </w:r>
          </w:p>
        </w:tc>
        <w:tc>
          <w:tcPr>
            <w:tcW w:w="1417" w:type="dxa"/>
          </w:tcPr>
          <w:p w14:paraId="1F2D55A9" w14:textId="5B336771"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0.49</w:t>
            </w:r>
            <w:r>
              <w:rPr>
                <w:rFonts w:ascii="Times New Roman" w:hAnsi="Times New Roman"/>
                <w:sz w:val="18"/>
                <w:szCs w:val="18"/>
              </w:rPr>
              <w:t xml:space="preserve"> </w:t>
            </w:r>
            <w:r w:rsidRPr="00730AC1">
              <w:rPr>
                <w:rFonts w:ascii="Times New Roman" w:hAnsi="Times New Roman"/>
                <w:sz w:val="18"/>
                <w:szCs w:val="18"/>
              </w:rPr>
              <w:t>[0.37-0.6</w:t>
            </w:r>
            <w:r>
              <w:rPr>
                <w:rFonts w:ascii="Times New Roman" w:hAnsi="Times New Roman"/>
                <w:sz w:val="18"/>
                <w:szCs w:val="18"/>
              </w:rPr>
              <w:t>4</w:t>
            </w:r>
            <w:r w:rsidRPr="00730AC1">
              <w:rPr>
                <w:rFonts w:ascii="Times New Roman" w:hAnsi="Times New Roman"/>
                <w:sz w:val="18"/>
                <w:szCs w:val="18"/>
              </w:rPr>
              <w:t>]</w:t>
            </w:r>
          </w:p>
        </w:tc>
        <w:tc>
          <w:tcPr>
            <w:tcW w:w="851" w:type="dxa"/>
          </w:tcPr>
          <w:p w14:paraId="293C02C5"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1.73e-07</w:t>
            </w:r>
          </w:p>
        </w:tc>
        <w:tc>
          <w:tcPr>
            <w:tcW w:w="708" w:type="dxa"/>
          </w:tcPr>
          <w:p w14:paraId="7E431941"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0.784</w:t>
            </w:r>
          </w:p>
        </w:tc>
      </w:tr>
      <w:tr w:rsidR="00B631E0" w:rsidRPr="00730AC1" w14:paraId="7881F623" w14:textId="77777777" w:rsidTr="00B631E0">
        <w:tc>
          <w:tcPr>
            <w:tcW w:w="876" w:type="dxa"/>
          </w:tcPr>
          <w:p w14:paraId="225073C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P62701</w:t>
            </w:r>
          </w:p>
        </w:tc>
        <w:tc>
          <w:tcPr>
            <w:tcW w:w="1166" w:type="dxa"/>
          </w:tcPr>
          <w:p w14:paraId="03755A4E"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RPS4X</w:t>
            </w:r>
          </w:p>
        </w:tc>
        <w:tc>
          <w:tcPr>
            <w:tcW w:w="1185" w:type="dxa"/>
          </w:tcPr>
          <w:p w14:paraId="224BFD0E" w14:textId="4C1217EF"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12.94</w:t>
            </w:r>
          </w:p>
        </w:tc>
        <w:tc>
          <w:tcPr>
            <w:tcW w:w="1276" w:type="dxa"/>
          </w:tcPr>
          <w:p w14:paraId="5837D7E1" w14:textId="6D2CF9F9"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13.36</w:t>
            </w:r>
          </w:p>
        </w:tc>
        <w:tc>
          <w:tcPr>
            <w:tcW w:w="787" w:type="dxa"/>
          </w:tcPr>
          <w:p w14:paraId="7161ABC0" w14:textId="0694C93C"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-0.41</w:t>
            </w:r>
          </w:p>
        </w:tc>
        <w:tc>
          <w:tcPr>
            <w:tcW w:w="914" w:type="dxa"/>
          </w:tcPr>
          <w:p w14:paraId="481615BD" w14:textId="472CF1FB"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4.61</w:t>
            </w:r>
          </w:p>
        </w:tc>
        <w:tc>
          <w:tcPr>
            <w:tcW w:w="1417" w:type="dxa"/>
          </w:tcPr>
          <w:p w14:paraId="124CBE5E" w14:textId="6F48482C"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0.9</w:t>
            </w:r>
            <w:r>
              <w:rPr>
                <w:rFonts w:ascii="Times New Roman" w:hAnsi="Times New Roman"/>
                <w:sz w:val="18"/>
                <w:szCs w:val="18"/>
              </w:rPr>
              <w:t xml:space="preserve">6 </w:t>
            </w:r>
            <w:r w:rsidRPr="00730AC1">
              <w:rPr>
                <w:rFonts w:ascii="Times New Roman" w:hAnsi="Times New Roman"/>
                <w:sz w:val="18"/>
                <w:szCs w:val="18"/>
              </w:rPr>
              <w:t>[0.90-1.0</w:t>
            </w:r>
            <w:r>
              <w:rPr>
                <w:rFonts w:ascii="Times New Roman" w:hAnsi="Times New Roman"/>
                <w:sz w:val="18"/>
                <w:szCs w:val="18"/>
              </w:rPr>
              <w:t>2</w:t>
            </w:r>
            <w:r w:rsidRPr="00730AC1">
              <w:rPr>
                <w:rFonts w:ascii="Times New Roman" w:hAnsi="Times New Roman"/>
                <w:sz w:val="18"/>
                <w:szCs w:val="18"/>
              </w:rPr>
              <w:t>]</w:t>
            </w:r>
          </w:p>
        </w:tc>
        <w:tc>
          <w:tcPr>
            <w:tcW w:w="851" w:type="dxa"/>
          </w:tcPr>
          <w:p w14:paraId="252FD34C"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1.53e-01</w:t>
            </w:r>
          </w:p>
        </w:tc>
        <w:tc>
          <w:tcPr>
            <w:tcW w:w="708" w:type="dxa"/>
          </w:tcPr>
          <w:p w14:paraId="36C9D87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0.747</w:t>
            </w:r>
          </w:p>
        </w:tc>
      </w:tr>
      <w:tr w:rsidR="00B631E0" w:rsidRPr="00730AC1" w14:paraId="24CF4130" w14:textId="77777777" w:rsidTr="00B631E0">
        <w:tc>
          <w:tcPr>
            <w:tcW w:w="876" w:type="dxa"/>
          </w:tcPr>
          <w:p w14:paraId="2CCCA3AA"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P02741</w:t>
            </w:r>
          </w:p>
        </w:tc>
        <w:tc>
          <w:tcPr>
            <w:tcW w:w="1166" w:type="dxa"/>
          </w:tcPr>
          <w:p w14:paraId="41AF697B"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CRP</w:t>
            </w:r>
          </w:p>
        </w:tc>
        <w:tc>
          <w:tcPr>
            <w:tcW w:w="1185" w:type="dxa"/>
          </w:tcPr>
          <w:p w14:paraId="6153C45A" w14:textId="2449FA69"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13.94</w:t>
            </w:r>
          </w:p>
        </w:tc>
        <w:tc>
          <w:tcPr>
            <w:tcW w:w="1276" w:type="dxa"/>
          </w:tcPr>
          <w:p w14:paraId="65A0A821" w14:textId="4518485D"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12.77</w:t>
            </w:r>
          </w:p>
        </w:tc>
        <w:tc>
          <w:tcPr>
            <w:tcW w:w="787" w:type="dxa"/>
          </w:tcPr>
          <w:p w14:paraId="5F5EE85B" w14:textId="5304C14E"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1.17</w:t>
            </w:r>
          </w:p>
        </w:tc>
        <w:tc>
          <w:tcPr>
            <w:tcW w:w="914" w:type="dxa"/>
          </w:tcPr>
          <w:p w14:paraId="016E5A6C" w14:textId="4B06DCDC"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4.27</w:t>
            </w:r>
          </w:p>
        </w:tc>
        <w:tc>
          <w:tcPr>
            <w:tcW w:w="1417" w:type="dxa"/>
          </w:tcPr>
          <w:p w14:paraId="018F8055" w14:textId="5E4E970A"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1.1</w:t>
            </w:r>
            <w:r>
              <w:rPr>
                <w:rFonts w:ascii="Times New Roman" w:hAnsi="Times New Roman"/>
                <w:sz w:val="18"/>
                <w:szCs w:val="18"/>
              </w:rPr>
              <w:t xml:space="preserve">3 </w:t>
            </w:r>
            <w:r w:rsidRPr="00730AC1">
              <w:rPr>
                <w:rFonts w:ascii="Times New Roman" w:hAnsi="Times New Roman"/>
                <w:sz w:val="18"/>
                <w:szCs w:val="18"/>
              </w:rPr>
              <w:t>[1.0</w:t>
            </w:r>
            <w:r>
              <w:rPr>
                <w:rFonts w:ascii="Times New Roman" w:hAnsi="Times New Roman"/>
                <w:sz w:val="18"/>
                <w:szCs w:val="18"/>
              </w:rPr>
              <w:t>8</w:t>
            </w:r>
            <w:r w:rsidRPr="00730AC1">
              <w:rPr>
                <w:rFonts w:ascii="Times New Roman" w:hAnsi="Times New Roman"/>
                <w:sz w:val="18"/>
                <w:szCs w:val="18"/>
              </w:rPr>
              <w:t>-1.1</w:t>
            </w:r>
            <w:r>
              <w:rPr>
                <w:rFonts w:ascii="Times New Roman" w:hAnsi="Times New Roman"/>
                <w:sz w:val="18"/>
                <w:szCs w:val="18"/>
              </w:rPr>
              <w:t>9</w:t>
            </w:r>
            <w:r w:rsidRPr="00730AC1">
              <w:rPr>
                <w:rFonts w:ascii="Times New Roman" w:hAnsi="Times New Roman"/>
                <w:sz w:val="18"/>
                <w:szCs w:val="18"/>
              </w:rPr>
              <w:t>]</w:t>
            </w:r>
          </w:p>
        </w:tc>
        <w:tc>
          <w:tcPr>
            <w:tcW w:w="851" w:type="dxa"/>
          </w:tcPr>
          <w:p w14:paraId="793AFEF7"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1.25e-06</w:t>
            </w:r>
          </w:p>
        </w:tc>
        <w:tc>
          <w:tcPr>
            <w:tcW w:w="708" w:type="dxa"/>
          </w:tcPr>
          <w:p w14:paraId="67543702"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0.793</w:t>
            </w:r>
          </w:p>
        </w:tc>
      </w:tr>
      <w:tr w:rsidR="00B631E0" w:rsidRPr="00730AC1" w14:paraId="07A0BADB" w14:textId="77777777" w:rsidTr="00B631E0">
        <w:tc>
          <w:tcPr>
            <w:tcW w:w="876" w:type="dxa"/>
          </w:tcPr>
          <w:p w14:paraId="3E0492C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P61769</w:t>
            </w:r>
          </w:p>
        </w:tc>
        <w:tc>
          <w:tcPr>
            <w:tcW w:w="1166" w:type="dxa"/>
          </w:tcPr>
          <w:p w14:paraId="507F8295"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B2M</w:t>
            </w:r>
          </w:p>
        </w:tc>
        <w:tc>
          <w:tcPr>
            <w:tcW w:w="1185" w:type="dxa"/>
          </w:tcPr>
          <w:p w14:paraId="7035B85E" w14:textId="53B4AFDF"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12.01</w:t>
            </w:r>
          </w:p>
        </w:tc>
        <w:tc>
          <w:tcPr>
            <w:tcW w:w="1276" w:type="dxa"/>
          </w:tcPr>
          <w:p w14:paraId="57EED64C" w14:textId="55CBEDF4"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11.53</w:t>
            </w:r>
          </w:p>
        </w:tc>
        <w:tc>
          <w:tcPr>
            <w:tcW w:w="787" w:type="dxa"/>
          </w:tcPr>
          <w:p w14:paraId="00A00DE3" w14:textId="6C002F36"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0.48</w:t>
            </w:r>
          </w:p>
        </w:tc>
        <w:tc>
          <w:tcPr>
            <w:tcW w:w="914" w:type="dxa"/>
          </w:tcPr>
          <w:p w14:paraId="46C16100" w14:textId="5704DA40"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4.25</w:t>
            </w:r>
          </w:p>
        </w:tc>
        <w:tc>
          <w:tcPr>
            <w:tcW w:w="1417" w:type="dxa"/>
          </w:tcPr>
          <w:p w14:paraId="03B312CC" w14:textId="0788FA70"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1.0</w:t>
            </w:r>
            <w:r>
              <w:rPr>
                <w:rFonts w:ascii="Times New Roman" w:hAnsi="Times New Roman"/>
                <w:sz w:val="18"/>
                <w:szCs w:val="18"/>
              </w:rPr>
              <w:t xml:space="preserve">6 </w:t>
            </w:r>
            <w:r w:rsidRPr="00730AC1">
              <w:rPr>
                <w:rFonts w:ascii="Times New Roman" w:hAnsi="Times New Roman"/>
                <w:sz w:val="18"/>
                <w:szCs w:val="18"/>
              </w:rPr>
              <w:t>[1.01-1.1</w:t>
            </w:r>
            <w:r>
              <w:rPr>
                <w:rFonts w:ascii="Times New Roman" w:hAnsi="Times New Roman"/>
                <w:sz w:val="18"/>
                <w:szCs w:val="18"/>
              </w:rPr>
              <w:t>1</w:t>
            </w:r>
            <w:r w:rsidRPr="00730AC1">
              <w:rPr>
                <w:rFonts w:ascii="Times New Roman" w:hAnsi="Times New Roman"/>
                <w:sz w:val="18"/>
                <w:szCs w:val="18"/>
              </w:rPr>
              <w:t>]</w:t>
            </w:r>
          </w:p>
        </w:tc>
        <w:tc>
          <w:tcPr>
            <w:tcW w:w="851" w:type="dxa"/>
          </w:tcPr>
          <w:p w14:paraId="07E4CEC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1.17e-02</w:t>
            </w:r>
          </w:p>
        </w:tc>
        <w:tc>
          <w:tcPr>
            <w:tcW w:w="708" w:type="dxa"/>
          </w:tcPr>
          <w:p w14:paraId="6FDCE09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0.761</w:t>
            </w:r>
          </w:p>
        </w:tc>
      </w:tr>
      <w:tr w:rsidR="00B631E0" w:rsidRPr="00730AC1" w14:paraId="5B9BD78F" w14:textId="77777777" w:rsidTr="00B631E0">
        <w:tc>
          <w:tcPr>
            <w:tcW w:w="876" w:type="dxa"/>
          </w:tcPr>
          <w:p w14:paraId="3C2D074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P11413</w:t>
            </w:r>
          </w:p>
        </w:tc>
        <w:tc>
          <w:tcPr>
            <w:tcW w:w="1166" w:type="dxa"/>
          </w:tcPr>
          <w:p w14:paraId="267DE11A"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G6PD</w:t>
            </w:r>
          </w:p>
        </w:tc>
        <w:tc>
          <w:tcPr>
            <w:tcW w:w="1185" w:type="dxa"/>
          </w:tcPr>
          <w:p w14:paraId="418BA245" w14:textId="1206FEC9"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18.30</w:t>
            </w:r>
          </w:p>
        </w:tc>
        <w:tc>
          <w:tcPr>
            <w:tcW w:w="1276" w:type="dxa"/>
          </w:tcPr>
          <w:p w14:paraId="24DD1A3B" w14:textId="31692EAD"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17.83</w:t>
            </w:r>
          </w:p>
        </w:tc>
        <w:tc>
          <w:tcPr>
            <w:tcW w:w="787" w:type="dxa"/>
          </w:tcPr>
          <w:p w14:paraId="51440D8B" w14:textId="74FE3A3C"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0.47</w:t>
            </w:r>
          </w:p>
        </w:tc>
        <w:tc>
          <w:tcPr>
            <w:tcW w:w="914" w:type="dxa"/>
          </w:tcPr>
          <w:p w14:paraId="46316AE7" w14:textId="17415CA3"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4.25</w:t>
            </w:r>
          </w:p>
        </w:tc>
        <w:tc>
          <w:tcPr>
            <w:tcW w:w="1417" w:type="dxa"/>
          </w:tcPr>
          <w:p w14:paraId="70DEEC31" w14:textId="2A1308FA"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1.01</w:t>
            </w:r>
            <w:r>
              <w:rPr>
                <w:rFonts w:ascii="Times New Roman" w:hAnsi="Times New Roman"/>
                <w:sz w:val="18"/>
                <w:szCs w:val="18"/>
              </w:rPr>
              <w:t xml:space="preserve"> </w:t>
            </w:r>
            <w:r w:rsidRPr="00730AC1">
              <w:rPr>
                <w:rFonts w:ascii="Times New Roman" w:hAnsi="Times New Roman"/>
                <w:sz w:val="18"/>
                <w:szCs w:val="18"/>
              </w:rPr>
              <w:t>[0.9</w:t>
            </w:r>
            <w:r>
              <w:rPr>
                <w:rFonts w:ascii="Times New Roman" w:hAnsi="Times New Roman"/>
                <w:sz w:val="18"/>
                <w:szCs w:val="18"/>
              </w:rPr>
              <w:t>7</w:t>
            </w:r>
            <w:r w:rsidRPr="00730AC1">
              <w:rPr>
                <w:rFonts w:ascii="Times New Roman" w:hAnsi="Times New Roman"/>
                <w:sz w:val="18"/>
                <w:szCs w:val="18"/>
              </w:rPr>
              <w:t>-1.0</w:t>
            </w:r>
            <w:r>
              <w:rPr>
                <w:rFonts w:ascii="Times New Roman" w:hAnsi="Times New Roman"/>
                <w:sz w:val="18"/>
                <w:szCs w:val="18"/>
              </w:rPr>
              <w:t>7</w:t>
            </w:r>
            <w:r w:rsidRPr="00730AC1">
              <w:rPr>
                <w:rFonts w:ascii="Times New Roman" w:hAnsi="Times New Roman"/>
                <w:sz w:val="18"/>
                <w:szCs w:val="18"/>
              </w:rPr>
              <w:t>]</w:t>
            </w:r>
          </w:p>
        </w:tc>
        <w:tc>
          <w:tcPr>
            <w:tcW w:w="851" w:type="dxa"/>
          </w:tcPr>
          <w:p w14:paraId="3318108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5.83e-01</w:t>
            </w:r>
          </w:p>
        </w:tc>
        <w:tc>
          <w:tcPr>
            <w:tcW w:w="708" w:type="dxa"/>
          </w:tcPr>
          <w:p w14:paraId="3D40020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0.743</w:t>
            </w:r>
          </w:p>
        </w:tc>
      </w:tr>
      <w:tr w:rsidR="00B631E0" w:rsidRPr="00730AC1" w14:paraId="2CB6294C" w14:textId="77777777" w:rsidTr="00B631E0">
        <w:tc>
          <w:tcPr>
            <w:tcW w:w="876" w:type="dxa"/>
          </w:tcPr>
          <w:p w14:paraId="04A9683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Q9UK55</w:t>
            </w:r>
          </w:p>
        </w:tc>
        <w:tc>
          <w:tcPr>
            <w:tcW w:w="1166" w:type="dxa"/>
          </w:tcPr>
          <w:p w14:paraId="720EA7BE"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SERPINA10</w:t>
            </w:r>
          </w:p>
        </w:tc>
        <w:tc>
          <w:tcPr>
            <w:tcW w:w="1185" w:type="dxa"/>
          </w:tcPr>
          <w:p w14:paraId="35D4F88B" w14:textId="7B99FB39"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12.92</w:t>
            </w:r>
          </w:p>
        </w:tc>
        <w:tc>
          <w:tcPr>
            <w:tcW w:w="1276" w:type="dxa"/>
          </w:tcPr>
          <w:p w14:paraId="464FC12A" w14:textId="5D47AA19"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13.13</w:t>
            </w:r>
          </w:p>
        </w:tc>
        <w:tc>
          <w:tcPr>
            <w:tcW w:w="787" w:type="dxa"/>
          </w:tcPr>
          <w:p w14:paraId="7CB24BD6" w14:textId="2F6CF746"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-0.22</w:t>
            </w:r>
          </w:p>
        </w:tc>
        <w:tc>
          <w:tcPr>
            <w:tcW w:w="914" w:type="dxa"/>
          </w:tcPr>
          <w:p w14:paraId="3746079B" w14:textId="3AC86B9B"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4.13</w:t>
            </w:r>
          </w:p>
        </w:tc>
        <w:tc>
          <w:tcPr>
            <w:tcW w:w="1417" w:type="dxa"/>
          </w:tcPr>
          <w:p w14:paraId="149E8839" w14:textId="562AD918"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0.63</w:t>
            </w:r>
            <w:r>
              <w:rPr>
                <w:rFonts w:ascii="Times New Roman" w:hAnsi="Times New Roman"/>
                <w:sz w:val="18"/>
                <w:szCs w:val="18"/>
              </w:rPr>
              <w:t xml:space="preserve"> </w:t>
            </w:r>
            <w:r w:rsidRPr="00730AC1">
              <w:rPr>
                <w:rFonts w:ascii="Times New Roman" w:hAnsi="Times New Roman"/>
                <w:sz w:val="18"/>
                <w:szCs w:val="18"/>
              </w:rPr>
              <w:t>[0.4</w:t>
            </w:r>
            <w:r>
              <w:rPr>
                <w:rFonts w:ascii="Times New Roman" w:hAnsi="Times New Roman"/>
                <w:sz w:val="18"/>
                <w:szCs w:val="18"/>
              </w:rPr>
              <w:t>2</w:t>
            </w:r>
            <w:r w:rsidRPr="00730AC1">
              <w:rPr>
                <w:rFonts w:ascii="Times New Roman" w:hAnsi="Times New Roman"/>
                <w:sz w:val="18"/>
                <w:szCs w:val="18"/>
              </w:rPr>
              <w:t>-0.</w:t>
            </w:r>
            <w:r>
              <w:rPr>
                <w:rFonts w:ascii="Times New Roman" w:hAnsi="Times New Roman"/>
                <w:sz w:val="18"/>
                <w:szCs w:val="18"/>
              </w:rPr>
              <w:t>90</w:t>
            </w:r>
            <w:r w:rsidRPr="00730AC1">
              <w:rPr>
                <w:rFonts w:ascii="Times New Roman" w:hAnsi="Times New Roman"/>
                <w:sz w:val="18"/>
                <w:szCs w:val="18"/>
              </w:rPr>
              <w:t>]</w:t>
            </w:r>
          </w:p>
        </w:tc>
        <w:tc>
          <w:tcPr>
            <w:tcW w:w="851" w:type="dxa"/>
          </w:tcPr>
          <w:p w14:paraId="20DCAE0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2.60e-02</w:t>
            </w:r>
          </w:p>
        </w:tc>
        <w:tc>
          <w:tcPr>
            <w:tcW w:w="708" w:type="dxa"/>
          </w:tcPr>
          <w:p w14:paraId="4D0DFD2B"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0.769</w:t>
            </w:r>
          </w:p>
        </w:tc>
      </w:tr>
      <w:tr w:rsidR="00B631E0" w:rsidRPr="00730AC1" w14:paraId="2FF61F6A" w14:textId="77777777" w:rsidTr="00B631E0">
        <w:tc>
          <w:tcPr>
            <w:tcW w:w="876" w:type="dxa"/>
          </w:tcPr>
          <w:p w14:paraId="635B17C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P02790</w:t>
            </w:r>
          </w:p>
        </w:tc>
        <w:tc>
          <w:tcPr>
            <w:tcW w:w="1166" w:type="dxa"/>
          </w:tcPr>
          <w:p w14:paraId="38AD39D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HPX</w:t>
            </w:r>
          </w:p>
        </w:tc>
        <w:tc>
          <w:tcPr>
            <w:tcW w:w="1185" w:type="dxa"/>
          </w:tcPr>
          <w:p w14:paraId="25FFAD4A" w14:textId="653442E2"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21.43</w:t>
            </w:r>
          </w:p>
        </w:tc>
        <w:tc>
          <w:tcPr>
            <w:tcW w:w="1276" w:type="dxa"/>
          </w:tcPr>
          <w:p w14:paraId="5CA7C872" w14:textId="20F6CA5F"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21.87</w:t>
            </w:r>
          </w:p>
        </w:tc>
        <w:tc>
          <w:tcPr>
            <w:tcW w:w="787" w:type="dxa"/>
          </w:tcPr>
          <w:p w14:paraId="2BC1B214" w14:textId="769346CB"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-0.43</w:t>
            </w:r>
          </w:p>
        </w:tc>
        <w:tc>
          <w:tcPr>
            <w:tcW w:w="914" w:type="dxa"/>
          </w:tcPr>
          <w:p w14:paraId="688FC3B1" w14:textId="5F1439F1"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4.07</w:t>
            </w:r>
          </w:p>
        </w:tc>
        <w:tc>
          <w:tcPr>
            <w:tcW w:w="1417" w:type="dxa"/>
          </w:tcPr>
          <w:p w14:paraId="6E53430D" w14:textId="6AC1C43F"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0.3</w:t>
            </w:r>
            <w:r>
              <w:rPr>
                <w:rFonts w:ascii="Times New Roman" w:hAnsi="Times New Roman"/>
                <w:sz w:val="18"/>
                <w:szCs w:val="18"/>
              </w:rPr>
              <w:t xml:space="preserve">1 </w:t>
            </w:r>
            <w:r w:rsidRPr="00730AC1">
              <w:rPr>
                <w:rFonts w:ascii="Times New Roman" w:hAnsi="Times New Roman"/>
                <w:sz w:val="18"/>
                <w:szCs w:val="18"/>
              </w:rPr>
              <w:t>[0.20-0.45]</w:t>
            </w:r>
          </w:p>
        </w:tc>
        <w:tc>
          <w:tcPr>
            <w:tcW w:w="851" w:type="dxa"/>
          </w:tcPr>
          <w:p w14:paraId="0B403D31"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1.30e-08</w:t>
            </w:r>
          </w:p>
        </w:tc>
        <w:tc>
          <w:tcPr>
            <w:tcW w:w="708" w:type="dxa"/>
          </w:tcPr>
          <w:p w14:paraId="3A7830D5"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0.793</w:t>
            </w:r>
          </w:p>
        </w:tc>
      </w:tr>
      <w:tr w:rsidR="00B631E0" w:rsidRPr="00730AC1" w14:paraId="04BD4261" w14:textId="77777777" w:rsidTr="00B631E0">
        <w:tc>
          <w:tcPr>
            <w:tcW w:w="876" w:type="dxa"/>
          </w:tcPr>
          <w:p w14:paraId="101FFCA7"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P29622</w:t>
            </w:r>
          </w:p>
        </w:tc>
        <w:tc>
          <w:tcPr>
            <w:tcW w:w="1166" w:type="dxa"/>
          </w:tcPr>
          <w:p w14:paraId="362C4FA9"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SERPINA4</w:t>
            </w:r>
          </w:p>
        </w:tc>
        <w:tc>
          <w:tcPr>
            <w:tcW w:w="1185" w:type="dxa"/>
          </w:tcPr>
          <w:p w14:paraId="727660C3" w14:textId="3E5F0874"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15.16</w:t>
            </w:r>
          </w:p>
        </w:tc>
        <w:tc>
          <w:tcPr>
            <w:tcW w:w="1276" w:type="dxa"/>
          </w:tcPr>
          <w:p w14:paraId="426B2076" w14:textId="5ED41F68"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15.55</w:t>
            </w:r>
          </w:p>
        </w:tc>
        <w:tc>
          <w:tcPr>
            <w:tcW w:w="787" w:type="dxa"/>
          </w:tcPr>
          <w:p w14:paraId="22C91FDE" w14:textId="26CA3BF3"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-0.39</w:t>
            </w:r>
          </w:p>
        </w:tc>
        <w:tc>
          <w:tcPr>
            <w:tcW w:w="914" w:type="dxa"/>
          </w:tcPr>
          <w:p w14:paraId="5CF8DAB0" w14:textId="40D97BFD"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4.08</w:t>
            </w:r>
          </w:p>
        </w:tc>
        <w:tc>
          <w:tcPr>
            <w:tcW w:w="1417" w:type="dxa"/>
          </w:tcPr>
          <w:p w14:paraId="51EA790A" w14:textId="7E94AAFF"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0.4</w:t>
            </w:r>
            <w:r>
              <w:rPr>
                <w:rFonts w:ascii="Times New Roman" w:hAnsi="Times New Roman"/>
                <w:sz w:val="18"/>
                <w:szCs w:val="18"/>
              </w:rPr>
              <w:t xml:space="preserve">4 </w:t>
            </w:r>
            <w:r w:rsidRPr="00730AC1">
              <w:rPr>
                <w:rFonts w:ascii="Times New Roman" w:hAnsi="Times New Roman"/>
                <w:sz w:val="18"/>
                <w:szCs w:val="18"/>
              </w:rPr>
              <w:t>[0.30-0.6</w:t>
            </w:r>
            <w:r>
              <w:rPr>
                <w:rFonts w:ascii="Times New Roman" w:hAnsi="Times New Roman"/>
                <w:sz w:val="18"/>
                <w:szCs w:val="18"/>
              </w:rPr>
              <w:t>2</w:t>
            </w:r>
            <w:r w:rsidRPr="00730AC1">
              <w:rPr>
                <w:rFonts w:ascii="Times New Roman" w:hAnsi="Times New Roman"/>
                <w:sz w:val="18"/>
                <w:szCs w:val="18"/>
              </w:rPr>
              <w:t>]</w:t>
            </w:r>
          </w:p>
        </w:tc>
        <w:tc>
          <w:tcPr>
            <w:tcW w:w="851" w:type="dxa"/>
          </w:tcPr>
          <w:p w14:paraId="2B324C1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4.65e-06</w:t>
            </w:r>
          </w:p>
        </w:tc>
        <w:tc>
          <w:tcPr>
            <w:tcW w:w="708" w:type="dxa"/>
          </w:tcPr>
          <w:p w14:paraId="439D4DC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0.771</w:t>
            </w:r>
          </w:p>
        </w:tc>
      </w:tr>
      <w:tr w:rsidR="00B631E0" w:rsidRPr="00730AC1" w14:paraId="5A60C5EA" w14:textId="77777777" w:rsidTr="00B631E0">
        <w:tc>
          <w:tcPr>
            <w:tcW w:w="876" w:type="dxa"/>
          </w:tcPr>
          <w:p w14:paraId="6BA84579"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Q86VB7</w:t>
            </w:r>
          </w:p>
        </w:tc>
        <w:tc>
          <w:tcPr>
            <w:tcW w:w="1166" w:type="dxa"/>
          </w:tcPr>
          <w:p w14:paraId="317E22A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CD163</w:t>
            </w:r>
          </w:p>
        </w:tc>
        <w:tc>
          <w:tcPr>
            <w:tcW w:w="1185" w:type="dxa"/>
          </w:tcPr>
          <w:p w14:paraId="3C6954E4" w14:textId="6172E09E"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11.00</w:t>
            </w:r>
          </w:p>
        </w:tc>
        <w:tc>
          <w:tcPr>
            <w:tcW w:w="1276" w:type="dxa"/>
          </w:tcPr>
          <w:p w14:paraId="2FEA7736" w14:textId="0F1FEB23"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10.66</w:t>
            </w:r>
          </w:p>
        </w:tc>
        <w:tc>
          <w:tcPr>
            <w:tcW w:w="787" w:type="dxa"/>
          </w:tcPr>
          <w:p w14:paraId="50EC17ED" w14:textId="06355667"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0.34</w:t>
            </w:r>
          </w:p>
        </w:tc>
        <w:tc>
          <w:tcPr>
            <w:tcW w:w="914" w:type="dxa"/>
          </w:tcPr>
          <w:p w14:paraId="4F051A18" w14:textId="18D848B0"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3.97</w:t>
            </w:r>
          </w:p>
        </w:tc>
        <w:tc>
          <w:tcPr>
            <w:tcW w:w="1417" w:type="dxa"/>
          </w:tcPr>
          <w:p w14:paraId="11C6DCFE" w14:textId="21E8494B"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1.06</w:t>
            </w:r>
            <w:r>
              <w:rPr>
                <w:rFonts w:ascii="Times New Roman" w:hAnsi="Times New Roman"/>
                <w:sz w:val="18"/>
                <w:szCs w:val="18"/>
              </w:rPr>
              <w:t xml:space="preserve"> </w:t>
            </w:r>
            <w:r w:rsidRPr="00730AC1">
              <w:rPr>
                <w:rFonts w:ascii="Times New Roman" w:hAnsi="Times New Roman"/>
                <w:sz w:val="18"/>
                <w:szCs w:val="18"/>
              </w:rPr>
              <w:t>[1.0</w:t>
            </w:r>
            <w:r>
              <w:rPr>
                <w:rFonts w:ascii="Times New Roman" w:hAnsi="Times New Roman"/>
                <w:sz w:val="18"/>
                <w:szCs w:val="18"/>
              </w:rPr>
              <w:t>2</w:t>
            </w:r>
            <w:r w:rsidRPr="00730AC1">
              <w:rPr>
                <w:rFonts w:ascii="Times New Roman" w:hAnsi="Times New Roman"/>
                <w:sz w:val="18"/>
                <w:szCs w:val="18"/>
              </w:rPr>
              <w:t>-1.11]</w:t>
            </w:r>
          </w:p>
        </w:tc>
        <w:tc>
          <w:tcPr>
            <w:tcW w:w="851" w:type="dxa"/>
          </w:tcPr>
          <w:p w14:paraId="1518C0B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8.43e-03</w:t>
            </w:r>
          </w:p>
        </w:tc>
        <w:tc>
          <w:tcPr>
            <w:tcW w:w="708" w:type="dxa"/>
          </w:tcPr>
          <w:p w14:paraId="71A4CD31"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0.753</w:t>
            </w:r>
          </w:p>
        </w:tc>
      </w:tr>
      <w:tr w:rsidR="00B631E0" w:rsidRPr="00730AC1" w14:paraId="6731B939" w14:textId="77777777" w:rsidTr="00B631E0">
        <w:tc>
          <w:tcPr>
            <w:tcW w:w="876" w:type="dxa"/>
          </w:tcPr>
          <w:p w14:paraId="4D95784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O95445</w:t>
            </w:r>
          </w:p>
        </w:tc>
        <w:tc>
          <w:tcPr>
            <w:tcW w:w="1166" w:type="dxa"/>
          </w:tcPr>
          <w:p w14:paraId="7A330BB5"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APOM</w:t>
            </w:r>
          </w:p>
        </w:tc>
        <w:tc>
          <w:tcPr>
            <w:tcW w:w="1185" w:type="dxa"/>
          </w:tcPr>
          <w:p w14:paraId="29037FB2" w14:textId="6169A715"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16.09</w:t>
            </w:r>
          </w:p>
        </w:tc>
        <w:tc>
          <w:tcPr>
            <w:tcW w:w="1276" w:type="dxa"/>
          </w:tcPr>
          <w:p w14:paraId="0646AA55" w14:textId="2D3BB256"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16.54</w:t>
            </w:r>
          </w:p>
        </w:tc>
        <w:tc>
          <w:tcPr>
            <w:tcW w:w="787" w:type="dxa"/>
          </w:tcPr>
          <w:p w14:paraId="60012A1C" w14:textId="268DD1F4"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-0.45</w:t>
            </w:r>
          </w:p>
        </w:tc>
        <w:tc>
          <w:tcPr>
            <w:tcW w:w="914" w:type="dxa"/>
          </w:tcPr>
          <w:p w14:paraId="13552481" w14:textId="0C5EB99D"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3.92</w:t>
            </w:r>
          </w:p>
        </w:tc>
        <w:tc>
          <w:tcPr>
            <w:tcW w:w="1417" w:type="dxa"/>
          </w:tcPr>
          <w:p w14:paraId="4466252E" w14:textId="16254D36"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0.9</w:t>
            </w:r>
            <w:r>
              <w:rPr>
                <w:rFonts w:ascii="Times New Roman" w:hAnsi="Times New Roman"/>
                <w:sz w:val="18"/>
                <w:szCs w:val="18"/>
              </w:rPr>
              <w:t xml:space="preserve">3 </w:t>
            </w:r>
            <w:r w:rsidRPr="00730AC1">
              <w:rPr>
                <w:rFonts w:ascii="Times New Roman" w:hAnsi="Times New Roman"/>
                <w:sz w:val="18"/>
                <w:szCs w:val="18"/>
              </w:rPr>
              <w:t>[0.85-</w:t>
            </w:r>
            <w:r>
              <w:rPr>
                <w:rFonts w:ascii="Times New Roman" w:hAnsi="Times New Roman"/>
                <w:sz w:val="18"/>
                <w:szCs w:val="18"/>
              </w:rPr>
              <w:t>1.00</w:t>
            </w:r>
            <w:r w:rsidRPr="00730AC1">
              <w:rPr>
                <w:rFonts w:ascii="Times New Roman" w:hAnsi="Times New Roman"/>
                <w:sz w:val="18"/>
                <w:szCs w:val="18"/>
              </w:rPr>
              <w:t>]</w:t>
            </w:r>
          </w:p>
        </w:tc>
        <w:tc>
          <w:tcPr>
            <w:tcW w:w="851" w:type="dxa"/>
          </w:tcPr>
          <w:p w14:paraId="1DAD3805"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4.80e-02</w:t>
            </w:r>
          </w:p>
        </w:tc>
        <w:tc>
          <w:tcPr>
            <w:tcW w:w="708" w:type="dxa"/>
          </w:tcPr>
          <w:p w14:paraId="194AD749"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0.751</w:t>
            </w:r>
          </w:p>
        </w:tc>
      </w:tr>
      <w:tr w:rsidR="00B631E0" w:rsidRPr="00730AC1" w14:paraId="6DBE863E" w14:textId="77777777" w:rsidTr="00B631E0">
        <w:tc>
          <w:tcPr>
            <w:tcW w:w="876" w:type="dxa"/>
          </w:tcPr>
          <w:p w14:paraId="799BB84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P17948</w:t>
            </w:r>
          </w:p>
        </w:tc>
        <w:tc>
          <w:tcPr>
            <w:tcW w:w="1166" w:type="dxa"/>
          </w:tcPr>
          <w:p w14:paraId="65F8EC81"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FLT1</w:t>
            </w:r>
          </w:p>
        </w:tc>
        <w:tc>
          <w:tcPr>
            <w:tcW w:w="1185" w:type="dxa"/>
          </w:tcPr>
          <w:p w14:paraId="0F95C55A" w14:textId="28F16B9D"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13.21</w:t>
            </w:r>
          </w:p>
        </w:tc>
        <w:tc>
          <w:tcPr>
            <w:tcW w:w="1276" w:type="dxa"/>
          </w:tcPr>
          <w:p w14:paraId="7FC0D912" w14:textId="50BA353C"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13.51</w:t>
            </w:r>
          </w:p>
        </w:tc>
        <w:tc>
          <w:tcPr>
            <w:tcW w:w="787" w:type="dxa"/>
          </w:tcPr>
          <w:p w14:paraId="24547D67" w14:textId="614A4C72"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-0.30</w:t>
            </w:r>
          </w:p>
        </w:tc>
        <w:tc>
          <w:tcPr>
            <w:tcW w:w="914" w:type="dxa"/>
          </w:tcPr>
          <w:p w14:paraId="19960EF8" w14:textId="27B96CF5"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3.91</w:t>
            </w:r>
          </w:p>
        </w:tc>
        <w:tc>
          <w:tcPr>
            <w:tcW w:w="1417" w:type="dxa"/>
          </w:tcPr>
          <w:p w14:paraId="2CC90E78" w14:textId="38AB8E4D"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0.99</w:t>
            </w:r>
            <w:r>
              <w:rPr>
                <w:rFonts w:ascii="Times New Roman" w:hAnsi="Times New Roman"/>
                <w:sz w:val="18"/>
                <w:szCs w:val="18"/>
              </w:rPr>
              <w:t xml:space="preserve"> </w:t>
            </w:r>
            <w:r w:rsidRPr="00730AC1">
              <w:rPr>
                <w:rFonts w:ascii="Times New Roman" w:hAnsi="Times New Roman"/>
                <w:sz w:val="18"/>
                <w:szCs w:val="18"/>
              </w:rPr>
              <w:t>[0.96-1.02]</w:t>
            </w:r>
          </w:p>
        </w:tc>
        <w:tc>
          <w:tcPr>
            <w:tcW w:w="851" w:type="dxa"/>
          </w:tcPr>
          <w:p w14:paraId="383CEB49"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6.26e-01</w:t>
            </w:r>
          </w:p>
        </w:tc>
        <w:tc>
          <w:tcPr>
            <w:tcW w:w="708" w:type="dxa"/>
          </w:tcPr>
          <w:p w14:paraId="141B1342"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0.743</w:t>
            </w:r>
          </w:p>
        </w:tc>
      </w:tr>
      <w:tr w:rsidR="00B631E0" w:rsidRPr="00730AC1" w14:paraId="6FF498EC" w14:textId="77777777" w:rsidTr="00B631E0">
        <w:tc>
          <w:tcPr>
            <w:tcW w:w="876" w:type="dxa"/>
          </w:tcPr>
          <w:p w14:paraId="4130EC5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Q9Y6U3</w:t>
            </w:r>
          </w:p>
        </w:tc>
        <w:tc>
          <w:tcPr>
            <w:tcW w:w="1166" w:type="dxa"/>
          </w:tcPr>
          <w:p w14:paraId="0CE87E9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SCIN</w:t>
            </w:r>
          </w:p>
        </w:tc>
        <w:tc>
          <w:tcPr>
            <w:tcW w:w="1185" w:type="dxa"/>
          </w:tcPr>
          <w:p w14:paraId="4F3A3203" w14:textId="164A5747"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15.26</w:t>
            </w:r>
          </w:p>
        </w:tc>
        <w:tc>
          <w:tcPr>
            <w:tcW w:w="1276" w:type="dxa"/>
          </w:tcPr>
          <w:p w14:paraId="069D8039" w14:textId="3D02FE2F"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15.83</w:t>
            </w:r>
          </w:p>
        </w:tc>
        <w:tc>
          <w:tcPr>
            <w:tcW w:w="787" w:type="dxa"/>
          </w:tcPr>
          <w:p w14:paraId="634CCA18" w14:textId="5F89EE69"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-0.57</w:t>
            </w:r>
          </w:p>
        </w:tc>
        <w:tc>
          <w:tcPr>
            <w:tcW w:w="914" w:type="dxa"/>
          </w:tcPr>
          <w:p w14:paraId="4E4CE8F4" w14:textId="585BA79E"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3.80</w:t>
            </w:r>
          </w:p>
        </w:tc>
        <w:tc>
          <w:tcPr>
            <w:tcW w:w="1417" w:type="dxa"/>
          </w:tcPr>
          <w:p w14:paraId="7791B5C6" w14:textId="74EBE915"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0.3</w:t>
            </w:r>
            <w:r>
              <w:rPr>
                <w:rFonts w:ascii="Times New Roman" w:hAnsi="Times New Roman"/>
                <w:sz w:val="18"/>
                <w:szCs w:val="18"/>
              </w:rPr>
              <w:t xml:space="preserve">5 </w:t>
            </w:r>
            <w:r w:rsidRPr="00730AC1">
              <w:rPr>
                <w:rFonts w:ascii="Times New Roman" w:hAnsi="Times New Roman"/>
                <w:sz w:val="18"/>
                <w:szCs w:val="18"/>
              </w:rPr>
              <w:t>[0.2</w:t>
            </w:r>
            <w:r>
              <w:rPr>
                <w:rFonts w:ascii="Times New Roman" w:hAnsi="Times New Roman"/>
                <w:sz w:val="18"/>
                <w:szCs w:val="18"/>
              </w:rPr>
              <w:t>5</w:t>
            </w:r>
            <w:r w:rsidRPr="00730AC1">
              <w:rPr>
                <w:rFonts w:ascii="Times New Roman" w:hAnsi="Times New Roman"/>
                <w:sz w:val="18"/>
                <w:szCs w:val="18"/>
              </w:rPr>
              <w:t>-0.4</w:t>
            </w:r>
            <w:r>
              <w:rPr>
                <w:rFonts w:ascii="Times New Roman" w:hAnsi="Times New Roman"/>
                <w:sz w:val="18"/>
                <w:szCs w:val="18"/>
              </w:rPr>
              <w:t>8</w:t>
            </w:r>
            <w:r w:rsidRPr="00730AC1">
              <w:rPr>
                <w:rFonts w:ascii="Times New Roman" w:hAnsi="Times New Roman"/>
                <w:sz w:val="18"/>
                <w:szCs w:val="18"/>
              </w:rPr>
              <w:t>]</w:t>
            </w:r>
          </w:p>
        </w:tc>
        <w:tc>
          <w:tcPr>
            <w:tcW w:w="851" w:type="dxa"/>
          </w:tcPr>
          <w:p w14:paraId="2BF764AB"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3.02e-10</w:t>
            </w:r>
          </w:p>
        </w:tc>
        <w:tc>
          <w:tcPr>
            <w:tcW w:w="708" w:type="dxa"/>
          </w:tcPr>
          <w:p w14:paraId="4CDDB1A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0.800</w:t>
            </w:r>
          </w:p>
        </w:tc>
      </w:tr>
      <w:tr w:rsidR="00B631E0" w:rsidRPr="00730AC1" w14:paraId="1F11CF77" w14:textId="77777777" w:rsidTr="00B631E0">
        <w:tc>
          <w:tcPr>
            <w:tcW w:w="876" w:type="dxa"/>
          </w:tcPr>
          <w:p w14:paraId="159B865B"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P35442</w:t>
            </w:r>
          </w:p>
        </w:tc>
        <w:tc>
          <w:tcPr>
            <w:tcW w:w="1166" w:type="dxa"/>
          </w:tcPr>
          <w:p w14:paraId="0A7E04D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THBS2</w:t>
            </w:r>
          </w:p>
        </w:tc>
        <w:tc>
          <w:tcPr>
            <w:tcW w:w="1185" w:type="dxa"/>
          </w:tcPr>
          <w:p w14:paraId="434B5764" w14:textId="02387AAB"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12.24</w:t>
            </w:r>
          </w:p>
        </w:tc>
        <w:tc>
          <w:tcPr>
            <w:tcW w:w="1276" w:type="dxa"/>
          </w:tcPr>
          <w:p w14:paraId="3C647AC2" w14:textId="4BC6AF30"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11.83</w:t>
            </w:r>
          </w:p>
        </w:tc>
        <w:tc>
          <w:tcPr>
            <w:tcW w:w="787" w:type="dxa"/>
          </w:tcPr>
          <w:p w14:paraId="75C63FBC" w14:textId="3C00AC77"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0.42</w:t>
            </w:r>
          </w:p>
        </w:tc>
        <w:tc>
          <w:tcPr>
            <w:tcW w:w="914" w:type="dxa"/>
          </w:tcPr>
          <w:p w14:paraId="1F8C4CED" w14:textId="13F1EE30"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3.63</w:t>
            </w:r>
          </w:p>
        </w:tc>
        <w:tc>
          <w:tcPr>
            <w:tcW w:w="1417" w:type="dxa"/>
          </w:tcPr>
          <w:p w14:paraId="646FE900" w14:textId="0B36B881"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1.0</w:t>
            </w:r>
            <w:r>
              <w:rPr>
                <w:rFonts w:ascii="Times New Roman" w:hAnsi="Times New Roman"/>
                <w:sz w:val="18"/>
                <w:szCs w:val="18"/>
              </w:rPr>
              <w:t xml:space="preserve">6 </w:t>
            </w:r>
            <w:r w:rsidRPr="00730AC1">
              <w:rPr>
                <w:rFonts w:ascii="Times New Roman" w:hAnsi="Times New Roman"/>
                <w:sz w:val="18"/>
                <w:szCs w:val="18"/>
              </w:rPr>
              <w:t>[1.0</w:t>
            </w:r>
            <w:r>
              <w:rPr>
                <w:rFonts w:ascii="Times New Roman" w:hAnsi="Times New Roman"/>
                <w:sz w:val="18"/>
                <w:szCs w:val="18"/>
              </w:rPr>
              <w:t>2</w:t>
            </w:r>
            <w:r w:rsidRPr="00730AC1">
              <w:rPr>
                <w:rFonts w:ascii="Times New Roman" w:hAnsi="Times New Roman"/>
                <w:sz w:val="18"/>
                <w:szCs w:val="18"/>
              </w:rPr>
              <w:t>-1.</w:t>
            </w:r>
            <w:r>
              <w:rPr>
                <w:rFonts w:ascii="Times New Roman" w:hAnsi="Times New Roman"/>
                <w:sz w:val="18"/>
                <w:szCs w:val="18"/>
              </w:rPr>
              <w:t>10</w:t>
            </w:r>
            <w:r w:rsidRPr="00730AC1">
              <w:rPr>
                <w:rFonts w:ascii="Times New Roman" w:hAnsi="Times New Roman"/>
                <w:sz w:val="18"/>
                <w:szCs w:val="18"/>
              </w:rPr>
              <w:t>]</w:t>
            </w:r>
          </w:p>
        </w:tc>
        <w:tc>
          <w:tcPr>
            <w:tcW w:w="851" w:type="dxa"/>
          </w:tcPr>
          <w:p w14:paraId="344A9B17"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2.83e-03</w:t>
            </w:r>
          </w:p>
        </w:tc>
        <w:tc>
          <w:tcPr>
            <w:tcW w:w="708" w:type="dxa"/>
          </w:tcPr>
          <w:p w14:paraId="2D2C7F0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0.760</w:t>
            </w:r>
          </w:p>
        </w:tc>
      </w:tr>
      <w:tr w:rsidR="00B631E0" w:rsidRPr="00730AC1" w14:paraId="37475B17" w14:textId="77777777" w:rsidTr="00B631E0">
        <w:tc>
          <w:tcPr>
            <w:tcW w:w="876" w:type="dxa"/>
          </w:tcPr>
          <w:p w14:paraId="0950CA3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O75369</w:t>
            </w:r>
          </w:p>
        </w:tc>
        <w:tc>
          <w:tcPr>
            <w:tcW w:w="1166" w:type="dxa"/>
          </w:tcPr>
          <w:p w14:paraId="7B6B8755"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FLNB</w:t>
            </w:r>
          </w:p>
        </w:tc>
        <w:tc>
          <w:tcPr>
            <w:tcW w:w="1185" w:type="dxa"/>
          </w:tcPr>
          <w:p w14:paraId="6D262377" w14:textId="2A6A9003"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18.95</w:t>
            </w:r>
          </w:p>
        </w:tc>
        <w:tc>
          <w:tcPr>
            <w:tcW w:w="1276" w:type="dxa"/>
          </w:tcPr>
          <w:p w14:paraId="6B2B8EE7" w14:textId="552391D7"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18.23</w:t>
            </w:r>
          </w:p>
        </w:tc>
        <w:tc>
          <w:tcPr>
            <w:tcW w:w="787" w:type="dxa"/>
          </w:tcPr>
          <w:p w14:paraId="01162BBC" w14:textId="7F6FAAB3"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0.72</w:t>
            </w:r>
          </w:p>
        </w:tc>
        <w:tc>
          <w:tcPr>
            <w:tcW w:w="914" w:type="dxa"/>
          </w:tcPr>
          <w:p w14:paraId="6733CDC6" w14:textId="518818A4"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3.64</w:t>
            </w:r>
          </w:p>
        </w:tc>
        <w:tc>
          <w:tcPr>
            <w:tcW w:w="1417" w:type="dxa"/>
          </w:tcPr>
          <w:p w14:paraId="496A158C" w14:textId="7D21F4E4"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1.03</w:t>
            </w:r>
            <w:r>
              <w:rPr>
                <w:rFonts w:ascii="Times New Roman" w:hAnsi="Times New Roman"/>
                <w:sz w:val="18"/>
                <w:szCs w:val="18"/>
              </w:rPr>
              <w:t xml:space="preserve"> </w:t>
            </w:r>
            <w:r w:rsidRPr="00730AC1">
              <w:rPr>
                <w:rFonts w:ascii="Times New Roman" w:hAnsi="Times New Roman"/>
                <w:sz w:val="18"/>
                <w:szCs w:val="18"/>
              </w:rPr>
              <w:t>[1.0</w:t>
            </w:r>
            <w:r>
              <w:rPr>
                <w:rFonts w:ascii="Times New Roman" w:hAnsi="Times New Roman"/>
                <w:sz w:val="18"/>
                <w:szCs w:val="18"/>
              </w:rPr>
              <w:t>1</w:t>
            </w:r>
            <w:r w:rsidRPr="00730AC1">
              <w:rPr>
                <w:rFonts w:ascii="Times New Roman" w:hAnsi="Times New Roman"/>
                <w:sz w:val="18"/>
                <w:szCs w:val="18"/>
              </w:rPr>
              <w:t>-1.06]</w:t>
            </w:r>
          </w:p>
        </w:tc>
        <w:tc>
          <w:tcPr>
            <w:tcW w:w="851" w:type="dxa"/>
          </w:tcPr>
          <w:p w14:paraId="05C975E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2.12e-02</w:t>
            </w:r>
          </w:p>
        </w:tc>
        <w:tc>
          <w:tcPr>
            <w:tcW w:w="708" w:type="dxa"/>
          </w:tcPr>
          <w:p w14:paraId="1CBDC55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0.756</w:t>
            </w:r>
          </w:p>
        </w:tc>
      </w:tr>
      <w:tr w:rsidR="00B631E0" w:rsidRPr="00730AC1" w14:paraId="3AE37A81" w14:textId="77777777" w:rsidTr="00B631E0">
        <w:tc>
          <w:tcPr>
            <w:tcW w:w="876" w:type="dxa"/>
          </w:tcPr>
          <w:p w14:paraId="477E50B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P02750</w:t>
            </w:r>
          </w:p>
        </w:tc>
        <w:tc>
          <w:tcPr>
            <w:tcW w:w="1166" w:type="dxa"/>
          </w:tcPr>
          <w:p w14:paraId="53EAF0F1"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LRG1</w:t>
            </w:r>
          </w:p>
        </w:tc>
        <w:tc>
          <w:tcPr>
            <w:tcW w:w="1185" w:type="dxa"/>
          </w:tcPr>
          <w:p w14:paraId="5413E855" w14:textId="748341EC"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17.10</w:t>
            </w:r>
          </w:p>
        </w:tc>
        <w:tc>
          <w:tcPr>
            <w:tcW w:w="1276" w:type="dxa"/>
          </w:tcPr>
          <w:p w14:paraId="1AC4D6DA" w14:textId="6A84DE3D"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16.72</w:t>
            </w:r>
          </w:p>
        </w:tc>
        <w:tc>
          <w:tcPr>
            <w:tcW w:w="787" w:type="dxa"/>
          </w:tcPr>
          <w:p w14:paraId="0C733819" w14:textId="0C9E2501"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0.39</w:t>
            </w:r>
          </w:p>
        </w:tc>
        <w:tc>
          <w:tcPr>
            <w:tcW w:w="914" w:type="dxa"/>
          </w:tcPr>
          <w:p w14:paraId="772A2870" w14:textId="4A98697E"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3.39</w:t>
            </w:r>
          </w:p>
        </w:tc>
        <w:tc>
          <w:tcPr>
            <w:tcW w:w="1417" w:type="dxa"/>
          </w:tcPr>
          <w:p w14:paraId="275E3731" w14:textId="2502C7C0"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1.6</w:t>
            </w:r>
            <w:r>
              <w:rPr>
                <w:rFonts w:ascii="Times New Roman" w:hAnsi="Times New Roman"/>
                <w:sz w:val="18"/>
                <w:szCs w:val="18"/>
              </w:rPr>
              <w:t xml:space="preserve">3 </w:t>
            </w:r>
            <w:r w:rsidRPr="00730AC1">
              <w:rPr>
                <w:rFonts w:ascii="Times New Roman" w:hAnsi="Times New Roman"/>
                <w:sz w:val="18"/>
                <w:szCs w:val="18"/>
              </w:rPr>
              <w:t>[1.2</w:t>
            </w:r>
            <w:r>
              <w:rPr>
                <w:rFonts w:ascii="Times New Roman" w:hAnsi="Times New Roman"/>
                <w:sz w:val="18"/>
                <w:szCs w:val="18"/>
              </w:rPr>
              <w:t>6</w:t>
            </w:r>
            <w:r w:rsidRPr="00730AC1">
              <w:rPr>
                <w:rFonts w:ascii="Times New Roman" w:hAnsi="Times New Roman"/>
                <w:sz w:val="18"/>
                <w:szCs w:val="18"/>
              </w:rPr>
              <w:t>-2.12]</w:t>
            </w:r>
          </w:p>
        </w:tc>
        <w:tc>
          <w:tcPr>
            <w:tcW w:w="851" w:type="dxa"/>
          </w:tcPr>
          <w:p w14:paraId="647818DB"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2.72e-04</w:t>
            </w:r>
          </w:p>
        </w:tc>
        <w:tc>
          <w:tcPr>
            <w:tcW w:w="708" w:type="dxa"/>
          </w:tcPr>
          <w:p w14:paraId="6E5E836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0.768</w:t>
            </w:r>
          </w:p>
        </w:tc>
      </w:tr>
      <w:tr w:rsidR="00B631E0" w:rsidRPr="00730AC1" w14:paraId="050FB39B" w14:textId="77777777" w:rsidTr="00B631E0">
        <w:tc>
          <w:tcPr>
            <w:tcW w:w="876" w:type="dxa"/>
          </w:tcPr>
          <w:p w14:paraId="43DF8559"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O14791</w:t>
            </w:r>
          </w:p>
        </w:tc>
        <w:tc>
          <w:tcPr>
            <w:tcW w:w="1166" w:type="dxa"/>
          </w:tcPr>
          <w:p w14:paraId="710B830B"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APOL1</w:t>
            </w:r>
          </w:p>
        </w:tc>
        <w:tc>
          <w:tcPr>
            <w:tcW w:w="1185" w:type="dxa"/>
          </w:tcPr>
          <w:p w14:paraId="01606FE8" w14:textId="13385731"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13.31</w:t>
            </w:r>
          </w:p>
        </w:tc>
        <w:tc>
          <w:tcPr>
            <w:tcW w:w="1276" w:type="dxa"/>
          </w:tcPr>
          <w:p w14:paraId="6BB1D52B" w14:textId="7375A4A0"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13.73</w:t>
            </w:r>
          </w:p>
        </w:tc>
        <w:tc>
          <w:tcPr>
            <w:tcW w:w="787" w:type="dxa"/>
          </w:tcPr>
          <w:p w14:paraId="204BD42D" w14:textId="76CE707B"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-0.42</w:t>
            </w:r>
          </w:p>
        </w:tc>
        <w:tc>
          <w:tcPr>
            <w:tcW w:w="914" w:type="dxa"/>
          </w:tcPr>
          <w:p w14:paraId="61AF236C" w14:textId="3B3BD4D3"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3.36</w:t>
            </w:r>
          </w:p>
        </w:tc>
        <w:tc>
          <w:tcPr>
            <w:tcW w:w="1417" w:type="dxa"/>
          </w:tcPr>
          <w:p w14:paraId="16EECBC4" w14:textId="7059EB03"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0.4</w:t>
            </w:r>
            <w:r>
              <w:rPr>
                <w:rFonts w:ascii="Times New Roman" w:hAnsi="Times New Roman"/>
                <w:sz w:val="18"/>
                <w:szCs w:val="18"/>
              </w:rPr>
              <w:t xml:space="preserve">6 </w:t>
            </w:r>
            <w:r w:rsidRPr="00730AC1">
              <w:rPr>
                <w:rFonts w:ascii="Times New Roman" w:hAnsi="Times New Roman"/>
                <w:sz w:val="18"/>
                <w:szCs w:val="18"/>
              </w:rPr>
              <w:t>[0.3</w:t>
            </w:r>
            <w:r>
              <w:rPr>
                <w:rFonts w:ascii="Times New Roman" w:hAnsi="Times New Roman"/>
                <w:sz w:val="18"/>
                <w:szCs w:val="18"/>
              </w:rPr>
              <w:t>4</w:t>
            </w:r>
            <w:r w:rsidRPr="00730AC1">
              <w:rPr>
                <w:rFonts w:ascii="Times New Roman" w:hAnsi="Times New Roman"/>
                <w:sz w:val="18"/>
                <w:szCs w:val="18"/>
              </w:rPr>
              <w:t>-0.6</w:t>
            </w:r>
            <w:r>
              <w:rPr>
                <w:rFonts w:ascii="Times New Roman" w:hAnsi="Times New Roman"/>
                <w:sz w:val="18"/>
                <w:szCs w:val="18"/>
              </w:rPr>
              <w:t>2</w:t>
            </w:r>
            <w:r w:rsidRPr="00730AC1">
              <w:rPr>
                <w:rFonts w:ascii="Times New Roman" w:hAnsi="Times New Roman"/>
                <w:sz w:val="18"/>
                <w:szCs w:val="18"/>
              </w:rPr>
              <w:t>]</w:t>
            </w:r>
          </w:p>
        </w:tc>
        <w:tc>
          <w:tcPr>
            <w:tcW w:w="851" w:type="dxa"/>
          </w:tcPr>
          <w:p w14:paraId="620BD66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4.13e-07</w:t>
            </w:r>
          </w:p>
        </w:tc>
        <w:tc>
          <w:tcPr>
            <w:tcW w:w="708" w:type="dxa"/>
          </w:tcPr>
          <w:p w14:paraId="7B2CE9BB"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0.788</w:t>
            </w:r>
          </w:p>
        </w:tc>
      </w:tr>
      <w:tr w:rsidR="00B631E0" w:rsidRPr="00730AC1" w14:paraId="6BC0A8CA" w14:textId="77777777" w:rsidTr="00B631E0">
        <w:tc>
          <w:tcPr>
            <w:tcW w:w="876" w:type="dxa"/>
          </w:tcPr>
          <w:p w14:paraId="466A00C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P06276</w:t>
            </w:r>
          </w:p>
        </w:tc>
        <w:tc>
          <w:tcPr>
            <w:tcW w:w="1166" w:type="dxa"/>
          </w:tcPr>
          <w:p w14:paraId="6BAC7FF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BCHE</w:t>
            </w:r>
          </w:p>
        </w:tc>
        <w:tc>
          <w:tcPr>
            <w:tcW w:w="1185" w:type="dxa"/>
          </w:tcPr>
          <w:p w14:paraId="591B19C9" w14:textId="50E26C06"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13.58</w:t>
            </w:r>
          </w:p>
        </w:tc>
        <w:tc>
          <w:tcPr>
            <w:tcW w:w="1276" w:type="dxa"/>
          </w:tcPr>
          <w:p w14:paraId="7FB91EA4" w14:textId="19570E88"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14.07</w:t>
            </w:r>
          </w:p>
        </w:tc>
        <w:tc>
          <w:tcPr>
            <w:tcW w:w="787" w:type="dxa"/>
          </w:tcPr>
          <w:p w14:paraId="7BD9659F" w14:textId="6876508C"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-0.48</w:t>
            </w:r>
          </w:p>
        </w:tc>
        <w:tc>
          <w:tcPr>
            <w:tcW w:w="914" w:type="dxa"/>
          </w:tcPr>
          <w:p w14:paraId="53B75232" w14:textId="181783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3.35</w:t>
            </w:r>
          </w:p>
        </w:tc>
        <w:tc>
          <w:tcPr>
            <w:tcW w:w="1417" w:type="dxa"/>
          </w:tcPr>
          <w:p w14:paraId="3AD92C0B" w14:textId="6395ECD0"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0.50</w:t>
            </w:r>
            <w:r>
              <w:rPr>
                <w:rFonts w:ascii="Times New Roman" w:hAnsi="Times New Roman"/>
                <w:sz w:val="18"/>
                <w:szCs w:val="18"/>
              </w:rPr>
              <w:t xml:space="preserve"> </w:t>
            </w:r>
            <w:r w:rsidRPr="00730AC1">
              <w:rPr>
                <w:rFonts w:ascii="Times New Roman" w:hAnsi="Times New Roman"/>
                <w:sz w:val="18"/>
                <w:szCs w:val="18"/>
              </w:rPr>
              <w:t>[0.3</w:t>
            </w:r>
            <w:r>
              <w:rPr>
                <w:rFonts w:ascii="Times New Roman" w:hAnsi="Times New Roman"/>
                <w:sz w:val="18"/>
                <w:szCs w:val="18"/>
              </w:rPr>
              <w:t>6</w:t>
            </w:r>
            <w:r w:rsidRPr="00730AC1">
              <w:rPr>
                <w:rFonts w:ascii="Times New Roman" w:hAnsi="Times New Roman"/>
                <w:sz w:val="18"/>
                <w:szCs w:val="18"/>
              </w:rPr>
              <w:t>-0.</w:t>
            </w:r>
            <w:r>
              <w:rPr>
                <w:rFonts w:ascii="Times New Roman" w:hAnsi="Times New Roman"/>
                <w:sz w:val="18"/>
                <w:szCs w:val="18"/>
              </w:rPr>
              <w:t>70</w:t>
            </w:r>
            <w:r w:rsidRPr="00730AC1">
              <w:rPr>
                <w:rFonts w:ascii="Times New Roman" w:hAnsi="Times New Roman"/>
                <w:sz w:val="18"/>
                <w:szCs w:val="18"/>
              </w:rPr>
              <w:t>]</w:t>
            </w:r>
          </w:p>
        </w:tc>
        <w:tc>
          <w:tcPr>
            <w:tcW w:w="851" w:type="dxa"/>
          </w:tcPr>
          <w:p w14:paraId="387B80B5"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5.44e-05</w:t>
            </w:r>
          </w:p>
        </w:tc>
        <w:tc>
          <w:tcPr>
            <w:tcW w:w="708" w:type="dxa"/>
          </w:tcPr>
          <w:p w14:paraId="75056A01"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0.789</w:t>
            </w:r>
          </w:p>
        </w:tc>
      </w:tr>
      <w:tr w:rsidR="00B631E0" w:rsidRPr="00730AC1" w14:paraId="4FD809FA" w14:textId="77777777" w:rsidTr="00B631E0">
        <w:tc>
          <w:tcPr>
            <w:tcW w:w="876" w:type="dxa"/>
          </w:tcPr>
          <w:p w14:paraId="591833F5"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P04424</w:t>
            </w:r>
          </w:p>
        </w:tc>
        <w:tc>
          <w:tcPr>
            <w:tcW w:w="1166" w:type="dxa"/>
          </w:tcPr>
          <w:p w14:paraId="108E3179"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ASL</w:t>
            </w:r>
          </w:p>
        </w:tc>
        <w:tc>
          <w:tcPr>
            <w:tcW w:w="1185" w:type="dxa"/>
          </w:tcPr>
          <w:p w14:paraId="06B88E65" w14:textId="7D4DC116"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16.30</w:t>
            </w:r>
          </w:p>
        </w:tc>
        <w:tc>
          <w:tcPr>
            <w:tcW w:w="1276" w:type="dxa"/>
          </w:tcPr>
          <w:p w14:paraId="713B75D5" w14:textId="2AF56E37"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15.70</w:t>
            </w:r>
          </w:p>
        </w:tc>
        <w:tc>
          <w:tcPr>
            <w:tcW w:w="787" w:type="dxa"/>
          </w:tcPr>
          <w:p w14:paraId="11244E9D" w14:textId="2F17BE40"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0.60</w:t>
            </w:r>
          </w:p>
        </w:tc>
        <w:tc>
          <w:tcPr>
            <w:tcW w:w="914" w:type="dxa"/>
          </w:tcPr>
          <w:p w14:paraId="3A0C9EE9" w14:textId="5E1C821E"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3.31</w:t>
            </w:r>
          </w:p>
        </w:tc>
        <w:tc>
          <w:tcPr>
            <w:tcW w:w="1417" w:type="dxa"/>
          </w:tcPr>
          <w:p w14:paraId="11393414" w14:textId="0626A946"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0.99</w:t>
            </w:r>
            <w:r>
              <w:rPr>
                <w:rFonts w:ascii="Times New Roman" w:hAnsi="Times New Roman"/>
                <w:sz w:val="18"/>
                <w:szCs w:val="18"/>
              </w:rPr>
              <w:t xml:space="preserve"> </w:t>
            </w:r>
            <w:r w:rsidRPr="00730AC1">
              <w:rPr>
                <w:rFonts w:ascii="Times New Roman" w:hAnsi="Times New Roman"/>
                <w:sz w:val="18"/>
                <w:szCs w:val="18"/>
              </w:rPr>
              <w:t>[0.9</w:t>
            </w:r>
            <w:r>
              <w:rPr>
                <w:rFonts w:ascii="Times New Roman" w:hAnsi="Times New Roman"/>
                <w:sz w:val="18"/>
                <w:szCs w:val="18"/>
              </w:rPr>
              <w:t>7</w:t>
            </w:r>
            <w:r w:rsidRPr="00730AC1">
              <w:rPr>
                <w:rFonts w:ascii="Times New Roman" w:hAnsi="Times New Roman"/>
                <w:sz w:val="18"/>
                <w:szCs w:val="18"/>
              </w:rPr>
              <w:t>-1.0</w:t>
            </w:r>
            <w:r>
              <w:rPr>
                <w:rFonts w:ascii="Times New Roman" w:hAnsi="Times New Roman"/>
                <w:sz w:val="18"/>
                <w:szCs w:val="18"/>
              </w:rPr>
              <w:t>2</w:t>
            </w:r>
            <w:r w:rsidRPr="00730AC1">
              <w:rPr>
                <w:rFonts w:ascii="Times New Roman" w:hAnsi="Times New Roman"/>
                <w:sz w:val="18"/>
                <w:szCs w:val="18"/>
              </w:rPr>
              <w:t>]</w:t>
            </w:r>
          </w:p>
        </w:tc>
        <w:tc>
          <w:tcPr>
            <w:tcW w:w="851" w:type="dxa"/>
          </w:tcPr>
          <w:p w14:paraId="5A8F982A"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5.62e-01</w:t>
            </w:r>
          </w:p>
        </w:tc>
        <w:tc>
          <w:tcPr>
            <w:tcW w:w="708" w:type="dxa"/>
          </w:tcPr>
          <w:p w14:paraId="51CD663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0.743</w:t>
            </w:r>
          </w:p>
        </w:tc>
      </w:tr>
      <w:tr w:rsidR="00B631E0" w:rsidRPr="00730AC1" w14:paraId="27B5EC7C" w14:textId="77777777" w:rsidTr="00B631E0">
        <w:tc>
          <w:tcPr>
            <w:tcW w:w="876" w:type="dxa"/>
          </w:tcPr>
          <w:p w14:paraId="2E03912A"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P05186</w:t>
            </w:r>
          </w:p>
        </w:tc>
        <w:tc>
          <w:tcPr>
            <w:tcW w:w="1166" w:type="dxa"/>
          </w:tcPr>
          <w:p w14:paraId="59E4CDD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ALPL</w:t>
            </w:r>
          </w:p>
        </w:tc>
        <w:tc>
          <w:tcPr>
            <w:tcW w:w="1185" w:type="dxa"/>
          </w:tcPr>
          <w:p w14:paraId="4DC03A78" w14:textId="11E9C5CF"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13.55</w:t>
            </w:r>
          </w:p>
        </w:tc>
        <w:tc>
          <w:tcPr>
            <w:tcW w:w="1276" w:type="dxa"/>
          </w:tcPr>
          <w:p w14:paraId="628FDB4B" w14:textId="50565729"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13.83</w:t>
            </w:r>
          </w:p>
        </w:tc>
        <w:tc>
          <w:tcPr>
            <w:tcW w:w="787" w:type="dxa"/>
          </w:tcPr>
          <w:p w14:paraId="43DCB3F2" w14:textId="3FB37C7D"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-0.27</w:t>
            </w:r>
          </w:p>
        </w:tc>
        <w:tc>
          <w:tcPr>
            <w:tcW w:w="914" w:type="dxa"/>
          </w:tcPr>
          <w:p w14:paraId="39B90220" w14:textId="38E8959B"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3.25</w:t>
            </w:r>
          </w:p>
        </w:tc>
        <w:tc>
          <w:tcPr>
            <w:tcW w:w="1417" w:type="dxa"/>
          </w:tcPr>
          <w:p w14:paraId="099363BD" w14:textId="11DF62D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0.94</w:t>
            </w:r>
            <w:r>
              <w:rPr>
                <w:rFonts w:ascii="Times New Roman" w:hAnsi="Times New Roman"/>
                <w:sz w:val="18"/>
                <w:szCs w:val="18"/>
              </w:rPr>
              <w:t xml:space="preserve"> </w:t>
            </w:r>
            <w:r w:rsidRPr="00730AC1">
              <w:rPr>
                <w:rFonts w:ascii="Times New Roman" w:hAnsi="Times New Roman"/>
                <w:sz w:val="18"/>
                <w:szCs w:val="18"/>
              </w:rPr>
              <w:t>[0.9</w:t>
            </w:r>
            <w:r>
              <w:rPr>
                <w:rFonts w:ascii="Times New Roman" w:hAnsi="Times New Roman"/>
                <w:sz w:val="18"/>
                <w:szCs w:val="18"/>
              </w:rPr>
              <w:t>1</w:t>
            </w:r>
            <w:r w:rsidRPr="00730AC1">
              <w:rPr>
                <w:rFonts w:ascii="Times New Roman" w:hAnsi="Times New Roman"/>
                <w:sz w:val="18"/>
                <w:szCs w:val="18"/>
              </w:rPr>
              <w:t>-0.9</w:t>
            </w:r>
            <w:r>
              <w:rPr>
                <w:rFonts w:ascii="Times New Roman" w:hAnsi="Times New Roman"/>
                <w:sz w:val="18"/>
                <w:szCs w:val="18"/>
              </w:rPr>
              <w:t>8</w:t>
            </w:r>
            <w:r w:rsidRPr="00730AC1">
              <w:rPr>
                <w:rFonts w:ascii="Times New Roman" w:hAnsi="Times New Roman"/>
                <w:sz w:val="18"/>
                <w:szCs w:val="18"/>
              </w:rPr>
              <w:t>]</w:t>
            </w:r>
          </w:p>
        </w:tc>
        <w:tc>
          <w:tcPr>
            <w:tcW w:w="851" w:type="dxa"/>
          </w:tcPr>
          <w:p w14:paraId="76660287"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1.74e-03</w:t>
            </w:r>
          </w:p>
        </w:tc>
        <w:tc>
          <w:tcPr>
            <w:tcW w:w="708" w:type="dxa"/>
          </w:tcPr>
          <w:p w14:paraId="427BF01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0.757</w:t>
            </w:r>
          </w:p>
        </w:tc>
      </w:tr>
      <w:tr w:rsidR="00B631E0" w:rsidRPr="00730AC1" w14:paraId="27CA38FF" w14:textId="77777777" w:rsidTr="00B631E0">
        <w:tc>
          <w:tcPr>
            <w:tcW w:w="876" w:type="dxa"/>
          </w:tcPr>
          <w:p w14:paraId="093E13E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P02654</w:t>
            </w:r>
          </w:p>
        </w:tc>
        <w:tc>
          <w:tcPr>
            <w:tcW w:w="1166" w:type="dxa"/>
          </w:tcPr>
          <w:p w14:paraId="2D8D9FD7"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APOC1</w:t>
            </w:r>
          </w:p>
        </w:tc>
        <w:tc>
          <w:tcPr>
            <w:tcW w:w="1185" w:type="dxa"/>
          </w:tcPr>
          <w:p w14:paraId="0DFDB7EC" w14:textId="008E9308"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15.45</w:t>
            </w:r>
          </w:p>
        </w:tc>
        <w:tc>
          <w:tcPr>
            <w:tcW w:w="1276" w:type="dxa"/>
          </w:tcPr>
          <w:p w14:paraId="59859F8A" w14:textId="78AB3879"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15.95</w:t>
            </w:r>
          </w:p>
        </w:tc>
        <w:tc>
          <w:tcPr>
            <w:tcW w:w="787" w:type="dxa"/>
          </w:tcPr>
          <w:p w14:paraId="764663EC" w14:textId="1ED81722"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-0.50</w:t>
            </w:r>
          </w:p>
        </w:tc>
        <w:tc>
          <w:tcPr>
            <w:tcW w:w="914" w:type="dxa"/>
          </w:tcPr>
          <w:p w14:paraId="2D39D3AC" w14:textId="04F033BE"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3.26</w:t>
            </w:r>
          </w:p>
        </w:tc>
        <w:tc>
          <w:tcPr>
            <w:tcW w:w="1417" w:type="dxa"/>
          </w:tcPr>
          <w:p w14:paraId="1E7A3BC9" w14:textId="4C464E25"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0.59</w:t>
            </w:r>
            <w:r>
              <w:rPr>
                <w:rFonts w:ascii="Times New Roman" w:hAnsi="Times New Roman"/>
                <w:sz w:val="18"/>
                <w:szCs w:val="18"/>
              </w:rPr>
              <w:t xml:space="preserve"> </w:t>
            </w:r>
            <w:r w:rsidRPr="00730AC1">
              <w:rPr>
                <w:rFonts w:ascii="Times New Roman" w:hAnsi="Times New Roman"/>
                <w:sz w:val="18"/>
                <w:szCs w:val="18"/>
              </w:rPr>
              <w:t>[0.4</w:t>
            </w:r>
            <w:r>
              <w:rPr>
                <w:rFonts w:ascii="Times New Roman" w:hAnsi="Times New Roman"/>
                <w:sz w:val="18"/>
                <w:szCs w:val="18"/>
              </w:rPr>
              <w:t>6</w:t>
            </w:r>
            <w:r w:rsidRPr="00730AC1">
              <w:rPr>
                <w:rFonts w:ascii="Times New Roman" w:hAnsi="Times New Roman"/>
                <w:sz w:val="18"/>
                <w:szCs w:val="18"/>
              </w:rPr>
              <w:t>-0.76]</w:t>
            </w:r>
          </w:p>
        </w:tc>
        <w:tc>
          <w:tcPr>
            <w:tcW w:w="851" w:type="dxa"/>
          </w:tcPr>
          <w:p w14:paraId="525460B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4.60e-05</w:t>
            </w:r>
          </w:p>
        </w:tc>
        <w:tc>
          <w:tcPr>
            <w:tcW w:w="708" w:type="dxa"/>
          </w:tcPr>
          <w:p w14:paraId="0A1020E2"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0.774</w:t>
            </w:r>
          </w:p>
        </w:tc>
      </w:tr>
      <w:tr w:rsidR="00B631E0" w:rsidRPr="00730AC1" w14:paraId="07E2C9F0" w14:textId="77777777" w:rsidTr="00B631E0">
        <w:tc>
          <w:tcPr>
            <w:tcW w:w="876" w:type="dxa"/>
          </w:tcPr>
          <w:p w14:paraId="13F95FA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O43707</w:t>
            </w:r>
          </w:p>
        </w:tc>
        <w:tc>
          <w:tcPr>
            <w:tcW w:w="1166" w:type="dxa"/>
          </w:tcPr>
          <w:p w14:paraId="60D6B14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ACTN4</w:t>
            </w:r>
          </w:p>
        </w:tc>
        <w:tc>
          <w:tcPr>
            <w:tcW w:w="1185" w:type="dxa"/>
          </w:tcPr>
          <w:p w14:paraId="56BDFD0B" w14:textId="03D64CCB"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18.53</w:t>
            </w:r>
          </w:p>
        </w:tc>
        <w:tc>
          <w:tcPr>
            <w:tcW w:w="1276" w:type="dxa"/>
          </w:tcPr>
          <w:p w14:paraId="51A16DDB" w14:textId="4F4CB228"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18.14</w:t>
            </w:r>
          </w:p>
        </w:tc>
        <w:tc>
          <w:tcPr>
            <w:tcW w:w="787" w:type="dxa"/>
          </w:tcPr>
          <w:p w14:paraId="390042C0" w14:textId="317F8586"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0.39</w:t>
            </w:r>
          </w:p>
        </w:tc>
        <w:tc>
          <w:tcPr>
            <w:tcW w:w="914" w:type="dxa"/>
          </w:tcPr>
          <w:p w14:paraId="275AD791" w14:textId="05743911"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3.24</w:t>
            </w:r>
          </w:p>
        </w:tc>
        <w:tc>
          <w:tcPr>
            <w:tcW w:w="1417" w:type="dxa"/>
          </w:tcPr>
          <w:p w14:paraId="630C9E0E" w14:textId="5396F4A2"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1.0</w:t>
            </w:r>
            <w:r>
              <w:rPr>
                <w:rFonts w:ascii="Times New Roman" w:hAnsi="Times New Roman"/>
                <w:sz w:val="18"/>
                <w:szCs w:val="18"/>
              </w:rPr>
              <w:t xml:space="preserve">7 </w:t>
            </w:r>
            <w:r w:rsidRPr="00730AC1">
              <w:rPr>
                <w:rFonts w:ascii="Times New Roman" w:hAnsi="Times New Roman"/>
                <w:sz w:val="18"/>
                <w:szCs w:val="18"/>
              </w:rPr>
              <w:t>[1.0</w:t>
            </w:r>
            <w:r>
              <w:rPr>
                <w:rFonts w:ascii="Times New Roman" w:hAnsi="Times New Roman"/>
                <w:sz w:val="18"/>
                <w:szCs w:val="18"/>
              </w:rPr>
              <w:t>3</w:t>
            </w:r>
            <w:r w:rsidRPr="00730AC1">
              <w:rPr>
                <w:rFonts w:ascii="Times New Roman" w:hAnsi="Times New Roman"/>
                <w:sz w:val="18"/>
                <w:szCs w:val="18"/>
              </w:rPr>
              <w:t>-1.11]</w:t>
            </w:r>
          </w:p>
        </w:tc>
        <w:tc>
          <w:tcPr>
            <w:tcW w:w="851" w:type="dxa"/>
          </w:tcPr>
          <w:p w14:paraId="76186AC1"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7.18e-04</w:t>
            </w:r>
          </w:p>
        </w:tc>
        <w:tc>
          <w:tcPr>
            <w:tcW w:w="708" w:type="dxa"/>
          </w:tcPr>
          <w:p w14:paraId="21C46EFE"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0.760</w:t>
            </w:r>
          </w:p>
        </w:tc>
      </w:tr>
      <w:tr w:rsidR="00B631E0" w:rsidRPr="00730AC1" w14:paraId="6E3D78B7" w14:textId="77777777" w:rsidTr="00B631E0">
        <w:tc>
          <w:tcPr>
            <w:tcW w:w="876" w:type="dxa"/>
          </w:tcPr>
          <w:p w14:paraId="2269B07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P27169</w:t>
            </w:r>
          </w:p>
        </w:tc>
        <w:tc>
          <w:tcPr>
            <w:tcW w:w="1166" w:type="dxa"/>
          </w:tcPr>
          <w:p w14:paraId="4BA47D02"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PON1</w:t>
            </w:r>
          </w:p>
        </w:tc>
        <w:tc>
          <w:tcPr>
            <w:tcW w:w="1185" w:type="dxa"/>
          </w:tcPr>
          <w:p w14:paraId="5596755D" w14:textId="6C8B94DB"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16.08</w:t>
            </w:r>
          </w:p>
        </w:tc>
        <w:tc>
          <w:tcPr>
            <w:tcW w:w="1276" w:type="dxa"/>
          </w:tcPr>
          <w:p w14:paraId="08215D23" w14:textId="41DA832E"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16.63</w:t>
            </w:r>
          </w:p>
        </w:tc>
        <w:tc>
          <w:tcPr>
            <w:tcW w:w="787" w:type="dxa"/>
          </w:tcPr>
          <w:p w14:paraId="02FEADDB" w14:textId="057956F4"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-0.55</w:t>
            </w:r>
          </w:p>
        </w:tc>
        <w:tc>
          <w:tcPr>
            <w:tcW w:w="914" w:type="dxa"/>
          </w:tcPr>
          <w:p w14:paraId="005C8827" w14:textId="5A0D9192"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3.22</w:t>
            </w:r>
          </w:p>
        </w:tc>
        <w:tc>
          <w:tcPr>
            <w:tcW w:w="1417" w:type="dxa"/>
          </w:tcPr>
          <w:p w14:paraId="78DFEC26" w14:textId="52046FDB"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0.54</w:t>
            </w:r>
            <w:r>
              <w:rPr>
                <w:rFonts w:ascii="Times New Roman" w:hAnsi="Times New Roman"/>
                <w:sz w:val="18"/>
                <w:szCs w:val="18"/>
              </w:rPr>
              <w:t xml:space="preserve"> </w:t>
            </w:r>
            <w:r w:rsidRPr="00730AC1">
              <w:rPr>
                <w:rFonts w:ascii="Times New Roman" w:hAnsi="Times New Roman"/>
                <w:sz w:val="18"/>
                <w:szCs w:val="18"/>
              </w:rPr>
              <w:t>[0.40-0.72]</w:t>
            </w:r>
          </w:p>
        </w:tc>
        <w:tc>
          <w:tcPr>
            <w:tcW w:w="851" w:type="dxa"/>
          </w:tcPr>
          <w:p w14:paraId="41735F8C"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4.19e-05</w:t>
            </w:r>
          </w:p>
        </w:tc>
        <w:tc>
          <w:tcPr>
            <w:tcW w:w="708" w:type="dxa"/>
          </w:tcPr>
          <w:p w14:paraId="02255BC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0.790</w:t>
            </w:r>
          </w:p>
        </w:tc>
      </w:tr>
      <w:tr w:rsidR="00B631E0" w:rsidRPr="00730AC1" w14:paraId="69FBA95B" w14:textId="77777777" w:rsidTr="00B631E0">
        <w:tc>
          <w:tcPr>
            <w:tcW w:w="876" w:type="dxa"/>
          </w:tcPr>
          <w:p w14:paraId="474CE58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P32119</w:t>
            </w:r>
          </w:p>
        </w:tc>
        <w:tc>
          <w:tcPr>
            <w:tcW w:w="1166" w:type="dxa"/>
          </w:tcPr>
          <w:p w14:paraId="6C0DCC0C"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PRDX2</w:t>
            </w:r>
          </w:p>
        </w:tc>
        <w:tc>
          <w:tcPr>
            <w:tcW w:w="1185" w:type="dxa"/>
          </w:tcPr>
          <w:p w14:paraId="31A212D0" w14:textId="224E64F8"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12.60</w:t>
            </w:r>
          </w:p>
        </w:tc>
        <w:tc>
          <w:tcPr>
            <w:tcW w:w="1276" w:type="dxa"/>
          </w:tcPr>
          <w:p w14:paraId="31B87E78" w14:textId="34843804"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12.75</w:t>
            </w:r>
          </w:p>
        </w:tc>
        <w:tc>
          <w:tcPr>
            <w:tcW w:w="787" w:type="dxa"/>
          </w:tcPr>
          <w:p w14:paraId="0DD89152" w14:textId="7791BB6D"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-0.14</w:t>
            </w:r>
          </w:p>
        </w:tc>
        <w:tc>
          <w:tcPr>
            <w:tcW w:w="914" w:type="dxa"/>
          </w:tcPr>
          <w:p w14:paraId="6859D30E" w14:textId="7F606F7D"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3.14</w:t>
            </w:r>
          </w:p>
        </w:tc>
        <w:tc>
          <w:tcPr>
            <w:tcW w:w="1417" w:type="dxa"/>
          </w:tcPr>
          <w:p w14:paraId="5902B31A" w14:textId="75CC9AB3"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0.9</w:t>
            </w:r>
            <w:r>
              <w:rPr>
                <w:rFonts w:ascii="Times New Roman" w:hAnsi="Times New Roman"/>
                <w:sz w:val="18"/>
                <w:szCs w:val="18"/>
              </w:rPr>
              <w:t xml:space="preserve">5 </w:t>
            </w:r>
            <w:r w:rsidRPr="00730AC1">
              <w:rPr>
                <w:rFonts w:ascii="Times New Roman" w:hAnsi="Times New Roman"/>
                <w:sz w:val="18"/>
                <w:szCs w:val="18"/>
              </w:rPr>
              <w:t>[0.90-</w:t>
            </w:r>
            <w:r>
              <w:rPr>
                <w:rFonts w:ascii="Times New Roman" w:hAnsi="Times New Roman"/>
                <w:sz w:val="18"/>
                <w:szCs w:val="18"/>
              </w:rPr>
              <w:t>1.00</w:t>
            </w:r>
            <w:r w:rsidRPr="00730AC1">
              <w:rPr>
                <w:rFonts w:ascii="Times New Roman" w:hAnsi="Times New Roman"/>
                <w:sz w:val="18"/>
                <w:szCs w:val="18"/>
              </w:rPr>
              <w:t>]</w:t>
            </w:r>
          </w:p>
        </w:tc>
        <w:tc>
          <w:tcPr>
            <w:tcW w:w="851" w:type="dxa"/>
          </w:tcPr>
          <w:p w14:paraId="579DBF51"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3.03e-02</w:t>
            </w:r>
          </w:p>
        </w:tc>
        <w:tc>
          <w:tcPr>
            <w:tcW w:w="708" w:type="dxa"/>
          </w:tcPr>
          <w:p w14:paraId="59C15C38"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0.750</w:t>
            </w:r>
          </w:p>
        </w:tc>
      </w:tr>
      <w:tr w:rsidR="00B631E0" w:rsidRPr="00730AC1" w14:paraId="4EBCA11D" w14:textId="77777777" w:rsidTr="00B631E0">
        <w:tc>
          <w:tcPr>
            <w:tcW w:w="876" w:type="dxa"/>
          </w:tcPr>
          <w:p w14:paraId="769D002A"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P19827</w:t>
            </w:r>
          </w:p>
        </w:tc>
        <w:tc>
          <w:tcPr>
            <w:tcW w:w="1166" w:type="dxa"/>
          </w:tcPr>
          <w:p w14:paraId="001C51FC"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ITIH1</w:t>
            </w:r>
          </w:p>
        </w:tc>
        <w:tc>
          <w:tcPr>
            <w:tcW w:w="1185" w:type="dxa"/>
          </w:tcPr>
          <w:p w14:paraId="1B56B2CA" w14:textId="0BCDD51B"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18.66</w:t>
            </w:r>
          </w:p>
        </w:tc>
        <w:tc>
          <w:tcPr>
            <w:tcW w:w="1276" w:type="dxa"/>
          </w:tcPr>
          <w:p w14:paraId="6815B164" w14:textId="727534E3"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19.01</w:t>
            </w:r>
          </w:p>
        </w:tc>
        <w:tc>
          <w:tcPr>
            <w:tcW w:w="787" w:type="dxa"/>
          </w:tcPr>
          <w:p w14:paraId="23434A82" w14:textId="1C9F3C35"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-0.34</w:t>
            </w:r>
          </w:p>
        </w:tc>
        <w:tc>
          <w:tcPr>
            <w:tcW w:w="914" w:type="dxa"/>
          </w:tcPr>
          <w:p w14:paraId="5981D449" w14:textId="484BB474"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3.16</w:t>
            </w:r>
          </w:p>
        </w:tc>
        <w:tc>
          <w:tcPr>
            <w:tcW w:w="1417" w:type="dxa"/>
          </w:tcPr>
          <w:p w14:paraId="64B9E702" w14:textId="09D940AB"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0.45</w:t>
            </w:r>
            <w:r>
              <w:rPr>
                <w:rFonts w:ascii="Times New Roman" w:hAnsi="Times New Roman"/>
                <w:sz w:val="18"/>
                <w:szCs w:val="18"/>
              </w:rPr>
              <w:t xml:space="preserve"> </w:t>
            </w:r>
            <w:r w:rsidRPr="00730AC1">
              <w:rPr>
                <w:rFonts w:ascii="Times New Roman" w:hAnsi="Times New Roman"/>
                <w:sz w:val="18"/>
                <w:szCs w:val="18"/>
              </w:rPr>
              <w:t>[0.3</w:t>
            </w:r>
            <w:r>
              <w:rPr>
                <w:rFonts w:ascii="Times New Roman" w:hAnsi="Times New Roman"/>
                <w:sz w:val="18"/>
                <w:szCs w:val="18"/>
              </w:rPr>
              <w:t>1</w:t>
            </w:r>
            <w:r w:rsidRPr="00730AC1">
              <w:rPr>
                <w:rFonts w:ascii="Times New Roman" w:hAnsi="Times New Roman"/>
                <w:sz w:val="18"/>
                <w:szCs w:val="18"/>
              </w:rPr>
              <w:t>-0.6</w:t>
            </w:r>
            <w:r>
              <w:rPr>
                <w:rFonts w:ascii="Times New Roman" w:hAnsi="Times New Roman"/>
                <w:sz w:val="18"/>
                <w:szCs w:val="18"/>
              </w:rPr>
              <w:t>4</w:t>
            </w:r>
            <w:r w:rsidRPr="00730AC1">
              <w:rPr>
                <w:rFonts w:ascii="Times New Roman" w:hAnsi="Times New Roman"/>
                <w:sz w:val="18"/>
                <w:szCs w:val="18"/>
              </w:rPr>
              <w:t>]</w:t>
            </w:r>
          </w:p>
        </w:tc>
        <w:tc>
          <w:tcPr>
            <w:tcW w:w="851" w:type="dxa"/>
          </w:tcPr>
          <w:p w14:paraId="4AE034EE"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1.49e-05</w:t>
            </w:r>
          </w:p>
        </w:tc>
        <w:tc>
          <w:tcPr>
            <w:tcW w:w="708" w:type="dxa"/>
          </w:tcPr>
          <w:p w14:paraId="165B7C4F"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0.767</w:t>
            </w:r>
          </w:p>
        </w:tc>
      </w:tr>
      <w:tr w:rsidR="00B631E0" w:rsidRPr="00730AC1" w14:paraId="0A776AC4" w14:textId="77777777" w:rsidTr="00B631E0">
        <w:tc>
          <w:tcPr>
            <w:tcW w:w="876" w:type="dxa"/>
          </w:tcPr>
          <w:p w14:paraId="357DBB2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P03952</w:t>
            </w:r>
          </w:p>
        </w:tc>
        <w:tc>
          <w:tcPr>
            <w:tcW w:w="1166" w:type="dxa"/>
          </w:tcPr>
          <w:p w14:paraId="3381133E"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KLKB1</w:t>
            </w:r>
          </w:p>
        </w:tc>
        <w:tc>
          <w:tcPr>
            <w:tcW w:w="1185" w:type="dxa"/>
          </w:tcPr>
          <w:p w14:paraId="50FE113C" w14:textId="25BB8B33"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15.75</w:t>
            </w:r>
          </w:p>
        </w:tc>
        <w:tc>
          <w:tcPr>
            <w:tcW w:w="1276" w:type="dxa"/>
          </w:tcPr>
          <w:p w14:paraId="3DE7FDE5" w14:textId="26D7ECA9"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16.10</w:t>
            </w:r>
          </w:p>
        </w:tc>
        <w:tc>
          <w:tcPr>
            <w:tcW w:w="787" w:type="dxa"/>
          </w:tcPr>
          <w:p w14:paraId="0803FE88" w14:textId="59B17CC3"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w:t>
            </w:r>
            <w:r>
              <w:rPr>
                <w:rFonts w:ascii="Times New Roman" w:hAnsi="Times New Roman"/>
                <w:sz w:val="18"/>
                <w:szCs w:val="18"/>
              </w:rPr>
              <w:t>0.35</w:t>
            </w:r>
          </w:p>
        </w:tc>
        <w:tc>
          <w:tcPr>
            <w:tcW w:w="914" w:type="dxa"/>
          </w:tcPr>
          <w:p w14:paraId="79CC1014" w14:textId="678E1665"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3.07</w:t>
            </w:r>
          </w:p>
        </w:tc>
        <w:tc>
          <w:tcPr>
            <w:tcW w:w="1417" w:type="dxa"/>
          </w:tcPr>
          <w:p w14:paraId="2491D850" w14:textId="04F507AD"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0.43</w:t>
            </w:r>
            <w:r>
              <w:rPr>
                <w:rFonts w:ascii="Times New Roman" w:hAnsi="Times New Roman"/>
                <w:sz w:val="18"/>
                <w:szCs w:val="18"/>
              </w:rPr>
              <w:t xml:space="preserve"> </w:t>
            </w:r>
            <w:r w:rsidRPr="00730AC1">
              <w:rPr>
                <w:rFonts w:ascii="Times New Roman" w:hAnsi="Times New Roman"/>
                <w:sz w:val="18"/>
                <w:szCs w:val="18"/>
              </w:rPr>
              <w:t>[0.</w:t>
            </w:r>
            <w:r>
              <w:rPr>
                <w:rFonts w:ascii="Times New Roman" w:hAnsi="Times New Roman"/>
                <w:sz w:val="18"/>
                <w:szCs w:val="18"/>
              </w:rPr>
              <w:t>30</w:t>
            </w:r>
            <w:r w:rsidRPr="00730AC1">
              <w:rPr>
                <w:rFonts w:ascii="Times New Roman" w:hAnsi="Times New Roman"/>
                <w:sz w:val="18"/>
                <w:szCs w:val="18"/>
              </w:rPr>
              <w:t>-0.6</w:t>
            </w:r>
            <w:r>
              <w:rPr>
                <w:rFonts w:ascii="Times New Roman" w:hAnsi="Times New Roman"/>
                <w:sz w:val="18"/>
                <w:szCs w:val="18"/>
              </w:rPr>
              <w:t>2</w:t>
            </w:r>
            <w:r w:rsidRPr="00730AC1">
              <w:rPr>
                <w:rFonts w:ascii="Times New Roman" w:hAnsi="Times New Roman"/>
                <w:sz w:val="18"/>
                <w:szCs w:val="18"/>
              </w:rPr>
              <w:t>]</w:t>
            </w:r>
          </w:p>
        </w:tc>
        <w:tc>
          <w:tcPr>
            <w:tcW w:w="851" w:type="dxa"/>
          </w:tcPr>
          <w:p w14:paraId="0A243115"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7.24e-06</w:t>
            </w:r>
          </w:p>
        </w:tc>
        <w:tc>
          <w:tcPr>
            <w:tcW w:w="708" w:type="dxa"/>
          </w:tcPr>
          <w:p w14:paraId="297BB91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0.782</w:t>
            </w:r>
          </w:p>
        </w:tc>
      </w:tr>
      <w:tr w:rsidR="00B631E0" w:rsidRPr="00730AC1" w14:paraId="71271E41" w14:textId="77777777" w:rsidTr="00B631E0">
        <w:tc>
          <w:tcPr>
            <w:tcW w:w="876" w:type="dxa"/>
          </w:tcPr>
          <w:p w14:paraId="22478D6A"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O14980</w:t>
            </w:r>
          </w:p>
        </w:tc>
        <w:tc>
          <w:tcPr>
            <w:tcW w:w="1166" w:type="dxa"/>
          </w:tcPr>
          <w:p w14:paraId="2E08D56E"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XPO1</w:t>
            </w:r>
          </w:p>
        </w:tc>
        <w:tc>
          <w:tcPr>
            <w:tcW w:w="1185" w:type="dxa"/>
          </w:tcPr>
          <w:p w14:paraId="1CD9788A" w14:textId="1B44A410"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15.74</w:t>
            </w:r>
          </w:p>
        </w:tc>
        <w:tc>
          <w:tcPr>
            <w:tcW w:w="1276" w:type="dxa"/>
          </w:tcPr>
          <w:p w14:paraId="5DF1F590" w14:textId="3356C138"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15.31</w:t>
            </w:r>
          </w:p>
        </w:tc>
        <w:tc>
          <w:tcPr>
            <w:tcW w:w="787" w:type="dxa"/>
          </w:tcPr>
          <w:p w14:paraId="26666E54" w14:textId="1206EBA6"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0.43</w:t>
            </w:r>
          </w:p>
        </w:tc>
        <w:tc>
          <w:tcPr>
            <w:tcW w:w="914" w:type="dxa"/>
          </w:tcPr>
          <w:p w14:paraId="23F0A019" w14:textId="1C484DB2"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3.09</w:t>
            </w:r>
          </w:p>
        </w:tc>
        <w:tc>
          <w:tcPr>
            <w:tcW w:w="1417" w:type="dxa"/>
          </w:tcPr>
          <w:p w14:paraId="613AAF54" w14:textId="5EC27AAC"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1.05</w:t>
            </w:r>
            <w:r>
              <w:rPr>
                <w:rFonts w:ascii="Times New Roman" w:hAnsi="Times New Roman"/>
                <w:sz w:val="18"/>
                <w:szCs w:val="18"/>
              </w:rPr>
              <w:t xml:space="preserve"> </w:t>
            </w:r>
            <w:r w:rsidRPr="00730AC1">
              <w:rPr>
                <w:rFonts w:ascii="Times New Roman" w:hAnsi="Times New Roman"/>
                <w:sz w:val="18"/>
                <w:szCs w:val="18"/>
              </w:rPr>
              <w:t>[</w:t>
            </w:r>
            <w:r>
              <w:rPr>
                <w:rFonts w:ascii="Times New Roman" w:hAnsi="Times New Roman"/>
                <w:sz w:val="18"/>
                <w:szCs w:val="18"/>
              </w:rPr>
              <w:t>1.00</w:t>
            </w:r>
            <w:r w:rsidRPr="00730AC1">
              <w:rPr>
                <w:rFonts w:ascii="Times New Roman" w:hAnsi="Times New Roman"/>
                <w:sz w:val="18"/>
                <w:szCs w:val="18"/>
              </w:rPr>
              <w:t>-1.1</w:t>
            </w:r>
            <w:r>
              <w:rPr>
                <w:rFonts w:ascii="Times New Roman" w:hAnsi="Times New Roman"/>
                <w:sz w:val="18"/>
                <w:szCs w:val="18"/>
              </w:rPr>
              <w:t>1</w:t>
            </w:r>
            <w:r w:rsidRPr="00730AC1">
              <w:rPr>
                <w:rFonts w:ascii="Times New Roman" w:hAnsi="Times New Roman"/>
                <w:sz w:val="18"/>
                <w:szCs w:val="18"/>
              </w:rPr>
              <w:t>]</w:t>
            </w:r>
          </w:p>
        </w:tc>
        <w:tc>
          <w:tcPr>
            <w:tcW w:w="851" w:type="dxa"/>
          </w:tcPr>
          <w:p w14:paraId="236517F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6.13e-02</w:t>
            </w:r>
          </w:p>
        </w:tc>
        <w:tc>
          <w:tcPr>
            <w:tcW w:w="708" w:type="dxa"/>
          </w:tcPr>
          <w:p w14:paraId="7855082A"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0.753</w:t>
            </w:r>
          </w:p>
        </w:tc>
      </w:tr>
      <w:tr w:rsidR="00B631E0" w:rsidRPr="00730AC1" w14:paraId="186153A6" w14:textId="77777777" w:rsidTr="00B631E0">
        <w:tc>
          <w:tcPr>
            <w:tcW w:w="876" w:type="dxa"/>
          </w:tcPr>
          <w:p w14:paraId="04C08C2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Q6UX04</w:t>
            </w:r>
          </w:p>
        </w:tc>
        <w:tc>
          <w:tcPr>
            <w:tcW w:w="1166" w:type="dxa"/>
          </w:tcPr>
          <w:p w14:paraId="69CD038A"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CWC27</w:t>
            </w:r>
          </w:p>
        </w:tc>
        <w:tc>
          <w:tcPr>
            <w:tcW w:w="1185" w:type="dxa"/>
          </w:tcPr>
          <w:p w14:paraId="106410B3" w14:textId="743244E4"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14.37</w:t>
            </w:r>
          </w:p>
        </w:tc>
        <w:tc>
          <w:tcPr>
            <w:tcW w:w="1276" w:type="dxa"/>
          </w:tcPr>
          <w:p w14:paraId="69E16D21" w14:textId="4789C3FB"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14.74</w:t>
            </w:r>
          </w:p>
        </w:tc>
        <w:tc>
          <w:tcPr>
            <w:tcW w:w="787" w:type="dxa"/>
          </w:tcPr>
          <w:p w14:paraId="08247D7C" w14:textId="0AAB365E"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-0.38</w:t>
            </w:r>
          </w:p>
        </w:tc>
        <w:tc>
          <w:tcPr>
            <w:tcW w:w="914" w:type="dxa"/>
          </w:tcPr>
          <w:p w14:paraId="790DA364" w14:textId="42A35E43"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3.04</w:t>
            </w:r>
          </w:p>
        </w:tc>
        <w:tc>
          <w:tcPr>
            <w:tcW w:w="1417" w:type="dxa"/>
          </w:tcPr>
          <w:p w14:paraId="1B422080" w14:textId="4287DC33"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0.96</w:t>
            </w:r>
            <w:r>
              <w:rPr>
                <w:rFonts w:ascii="Times New Roman" w:hAnsi="Times New Roman"/>
                <w:sz w:val="18"/>
                <w:szCs w:val="18"/>
              </w:rPr>
              <w:t xml:space="preserve"> </w:t>
            </w:r>
            <w:r w:rsidRPr="00730AC1">
              <w:rPr>
                <w:rFonts w:ascii="Times New Roman" w:hAnsi="Times New Roman"/>
                <w:sz w:val="18"/>
                <w:szCs w:val="18"/>
              </w:rPr>
              <w:t>[0.9</w:t>
            </w:r>
            <w:r>
              <w:rPr>
                <w:rFonts w:ascii="Times New Roman" w:hAnsi="Times New Roman"/>
                <w:sz w:val="18"/>
                <w:szCs w:val="18"/>
              </w:rPr>
              <w:t>4</w:t>
            </w:r>
            <w:r w:rsidRPr="00730AC1">
              <w:rPr>
                <w:rFonts w:ascii="Times New Roman" w:hAnsi="Times New Roman"/>
                <w:sz w:val="18"/>
                <w:szCs w:val="18"/>
              </w:rPr>
              <w:t>-0.99]</w:t>
            </w:r>
          </w:p>
        </w:tc>
        <w:tc>
          <w:tcPr>
            <w:tcW w:w="851" w:type="dxa"/>
          </w:tcPr>
          <w:p w14:paraId="52E59B00"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1.44e-02</w:t>
            </w:r>
          </w:p>
        </w:tc>
        <w:tc>
          <w:tcPr>
            <w:tcW w:w="708" w:type="dxa"/>
          </w:tcPr>
          <w:p w14:paraId="4D783A4C"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0.752</w:t>
            </w:r>
          </w:p>
        </w:tc>
      </w:tr>
      <w:tr w:rsidR="00B631E0" w:rsidRPr="00730AC1" w14:paraId="5FA46C6C" w14:textId="77777777" w:rsidTr="00B631E0">
        <w:tc>
          <w:tcPr>
            <w:tcW w:w="876" w:type="dxa"/>
          </w:tcPr>
          <w:p w14:paraId="68D2B93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P02656</w:t>
            </w:r>
          </w:p>
        </w:tc>
        <w:tc>
          <w:tcPr>
            <w:tcW w:w="1166" w:type="dxa"/>
          </w:tcPr>
          <w:p w14:paraId="7717FF0A"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APOC3</w:t>
            </w:r>
          </w:p>
        </w:tc>
        <w:tc>
          <w:tcPr>
            <w:tcW w:w="1185" w:type="dxa"/>
          </w:tcPr>
          <w:p w14:paraId="2F82515B" w14:textId="586A3FA0"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15.32</w:t>
            </w:r>
          </w:p>
        </w:tc>
        <w:tc>
          <w:tcPr>
            <w:tcW w:w="1276" w:type="dxa"/>
          </w:tcPr>
          <w:p w14:paraId="3577E674" w14:textId="7F17BD8E"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15.93</w:t>
            </w:r>
          </w:p>
        </w:tc>
        <w:tc>
          <w:tcPr>
            <w:tcW w:w="787" w:type="dxa"/>
          </w:tcPr>
          <w:p w14:paraId="53D0B42D" w14:textId="19A2DE74"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-0.61</w:t>
            </w:r>
          </w:p>
        </w:tc>
        <w:tc>
          <w:tcPr>
            <w:tcW w:w="914" w:type="dxa"/>
          </w:tcPr>
          <w:p w14:paraId="6EA02C33" w14:textId="7AEEA023"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2.96</w:t>
            </w:r>
          </w:p>
        </w:tc>
        <w:tc>
          <w:tcPr>
            <w:tcW w:w="1417" w:type="dxa"/>
          </w:tcPr>
          <w:p w14:paraId="11CC8D40" w14:textId="513EE64B"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w:t>
            </w:r>
            <w:r>
              <w:rPr>
                <w:rFonts w:ascii="Times New Roman" w:hAnsi="Times New Roman"/>
                <w:sz w:val="18"/>
                <w:szCs w:val="18"/>
              </w:rPr>
              <w:t xml:space="preserve">1 </w:t>
            </w:r>
            <w:r w:rsidRPr="00730AC1">
              <w:rPr>
                <w:rFonts w:ascii="Times New Roman" w:hAnsi="Times New Roman"/>
                <w:sz w:val="18"/>
                <w:szCs w:val="18"/>
              </w:rPr>
              <w:t>[0.58-0.86]</w:t>
            </w:r>
          </w:p>
        </w:tc>
        <w:tc>
          <w:tcPr>
            <w:tcW w:w="851" w:type="dxa"/>
          </w:tcPr>
          <w:p w14:paraId="6F53994D"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5.84e-04</w:t>
            </w:r>
          </w:p>
        </w:tc>
        <w:tc>
          <w:tcPr>
            <w:tcW w:w="708" w:type="dxa"/>
          </w:tcPr>
          <w:p w14:paraId="752D22FE"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0.764</w:t>
            </w:r>
          </w:p>
        </w:tc>
      </w:tr>
      <w:tr w:rsidR="00B631E0" w:rsidRPr="00730AC1" w14:paraId="50F4DF91" w14:textId="77777777" w:rsidTr="00B631E0">
        <w:tc>
          <w:tcPr>
            <w:tcW w:w="876" w:type="dxa"/>
          </w:tcPr>
          <w:p w14:paraId="41E058B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Q9H4G4</w:t>
            </w:r>
          </w:p>
        </w:tc>
        <w:tc>
          <w:tcPr>
            <w:tcW w:w="1166" w:type="dxa"/>
          </w:tcPr>
          <w:p w14:paraId="56B7D9B1"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GLIPR2</w:t>
            </w:r>
          </w:p>
        </w:tc>
        <w:tc>
          <w:tcPr>
            <w:tcW w:w="1185" w:type="dxa"/>
          </w:tcPr>
          <w:p w14:paraId="091C13C5" w14:textId="5F04F62F"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12.70</w:t>
            </w:r>
          </w:p>
        </w:tc>
        <w:tc>
          <w:tcPr>
            <w:tcW w:w="1276" w:type="dxa"/>
          </w:tcPr>
          <w:p w14:paraId="152F1A80" w14:textId="5C655844"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12.28</w:t>
            </w:r>
          </w:p>
        </w:tc>
        <w:tc>
          <w:tcPr>
            <w:tcW w:w="787" w:type="dxa"/>
          </w:tcPr>
          <w:p w14:paraId="4B18613D" w14:textId="5426C652"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0.42</w:t>
            </w:r>
          </w:p>
        </w:tc>
        <w:tc>
          <w:tcPr>
            <w:tcW w:w="914" w:type="dxa"/>
          </w:tcPr>
          <w:p w14:paraId="66272F25" w14:textId="089CF97E"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2.93</w:t>
            </w:r>
          </w:p>
        </w:tc>
        <w:tc>
          <w:tcPr>
            <w:tcW w:w="1417" w:type="dxa"/>
          </w:tcPr>
          <w:p w14:paraId="0848821A" w14:textId="5F32AA9C"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1.0</w:t>
            </w:r>
            <w:r>
              <w:rPr>
                <w:rFonts w:ascii="Times New Roman" w:hAnsi="Times New Roman"/>
                <w:sz w:val="18"/>
                <w:szCs w:val="18"/>
              </w:rPr>
              <w:t xml:space="preserve">1 </w:t>
            </w:r>
            <w:r w:rsidRPr="00730AC1">
              <w:rPr>
                <w:rFonts w:ascii="Times New Roman" w:hAnsi="Times New Roman"/>
                <w:sz w:val="18"/>
                <w:szCs w:val="18"/>
              </w:rPr>
              <w:t>[0.97-1.0</w:t>
            </w:r>
            <w:r>
              <w:rPr>
                <w:rFonts w:ascii="Times New Roman" w:hAnsi="Times New Roman"/>
                <w:sz w:val="18"/>
                <w:szCs w:val="18"/>
              </w:rPr>
              <w:t>5</w:t>
            </w:r>
            <w:r w:rsidRPr="00730AC1">
              <w:rPr>
                <w:rFonts w:ascii="Times New Roman" w:hAnsi="Times New Roman"/>
                <w:sz w:val="18"/>
                <w:szCs w:val="18"/>
              </w:rPr>
              <w:t>]</w:t>
            </w:r>
          </w:p>
        </w:tc>
        <w:tc>
          <w:tcPr>
            <w:tcW w:w="851" w:type="dxa"/>
          </w:tcPr>
          <w:p w14:paraId="60B3C2E2"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7.13e-01</w:t>
            </w:r>
          </w:p>
        </w:tc>
        <w:tc>
          <w:tcPr>
            <w:tcW w:w="708" w:type="dxa"/>
          </w:tcPr>
          <w:p w14:paraId="6B48551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0.743</w:t>
            </w:r>
          </w:p>
        </w:tc>
      </w:tr>
      <w:tr w:rsidR="00B631E0" w:rsidRPr="00730AC1" w14:paraId="79A72432" w14:textId="77777777" w:rsidTr="00B631E0">
        <w:tc>
          <w:tcPr>
            <w:tcW w:w="876" w:type="dxa"/>
          </w:tcPr>
          <w:p w14:paraId="5D31AEE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P19823</w:t>
            </w:r>
          </w:p>
        </w:tc>
        <w:tc>
          <w:tcPr>
            <w:tcW w:w="1166" w:type="dxa"/>
          </w:tcPr>
          <w:p w14:paraId="560F4C4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ITIH2</w:t>
            </w:r>
          </w:p>
        </w:tc>
        <w:tc>
          <w:tcPr>
            <w:tcW w:w="1185" w:type="dxa"/>
          </w:tcPr>
          <w:p w14:paraId="0A2344D0" w14:textId="66B6BB70"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19.26</w:t>
            </w:r>
          </w:p>
        </w:tc>
        <w:tc>
          <w:tcPr>
            <w:tcW w:w="1276" w:type="dxa"/>
          </w:tcPr>
          <w:p w14:paraId="0613A361" w14:textId="0B41A3F6"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19.54</w:t>
            </w:r>
          </w:p>
        </w:tc>
        <w:tc>
          <w:tcPr>
            <w:tcW w:w="787" w:type="dxa"/>
          </w:tcPr>
          <w:p w14:paraId="3A6F679D" w14:textId="5035C98B"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-0.28</w:t>
            </w:r>
          </w:p>
        </w:tc>
        <w:tc>
          <w:tcPr>
            <w:tcW w:w="914" w:type="dxa"/>
          </w:tcPr>
          <w:p w14:paraId="23EE0567" w14:textId="0157389B"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2.92</w:t>
            </w:r>
          </w:p>
        </w:tc>
        <w:tc>
          <w:tcPr>
            <w:tcW w:w="1417" w:type="dxa"/>
          </w:tcPr>
          <w:p w14:paraId="7D521070" w14:textId="21056439"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0.5</w:t>
            </w:r>
            <w:r>
              <w:rPr>
                <w:rFonts w:ascii="Times New Roman" w:hAnsi="Times New Roman"/>
                <w:sz w:val="18"/>
                <w:szCs w:val="18"/>
              </w:rPr>
              <w:t xml:space="preserve">4 </w:t>
            </w:r>
            <w:r w:rsidRPr="00730AC1">
              <w:rPr>
                <w:rFonts w:ascii="Times New Roman" w:hAnsi="Times New Roman"/>
                <w:sz w:val="18"/>
                <w:szCs w:val="18"/>
              </w:rPr>
              <w:t>[0.37-0.7</w:t>
            </w:r>
            <w:r>
              <w:rPr>
                <w:rFonts w:ascii="Times New Roman" w:hAnsi="Times New Roman"/>
                <w:sz w:val="18"/>
                <w:szCs w:val="18"/>
              </w:rPr>
              <w:t>6</w:t>
            </w:r>
            <w:r w:rsidRPr="00730AC1">
              <w:rPr>
                <w:rFonts w:ascii="Times New Roman" w:hAnsi="Times New Roman"/>
                <w:sz w:val="18"/>
                <w:szCs w:val="18"/>
              </w:rPr>
              <w:t>]</w:t>
            </w:r>
          </w:p>
        </w:tc>
        <w:tc>
          <w:tcPr>
            <w:tcW w:w="851" w:type="dxa"/>
          </w:tcPr>
          <w:p w14:paraId="504D9897"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4.83e-04</w:t>
            </w:r>
          </w:p>
        </w:tc>
        <w:tc>
          <w:tcPr>
            <w:tcW w:w="708" w:type="dxa"/>
          </w:tcPr>
          <w:p w14:paraId="4BE3B517"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0.760</w:t>
            </w:r>
          </w:p>
        </w:tc>
      </w:tr>
      <w:tr w:rsidR="00B631E0" w:rsidRPr="00730AC1" w14:paraId="48E952CE" w14:textId="77777777" w:rsidTr="00B631E0">
        <w:tc>
          <w:tcPr>
            <w:tcW w:w="876" w:type="dxa"/>
          </w:tcPr>
          <w:p w14:paraId="1C248123"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P22307</w:t>
            </w:r>
          </w:p>
        </w:tc>
        <w:tc>
          <w:tcPr>
            <w:tcW w:w="1166" w:type="dxa"/>
          </w:tcPr>
          <w:p w14:paraId="3F7ACFA4"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SCP2</w:t>
            </w:r>
          </w:p>
        </w:tc>
        <w:tc>
          <w:tcPr>
            <w:tcW w:w="1185" w:type="dxa"/>
          </w:tcPr>
          <w:p w14:paraId="56E1B540" w14:textId="43233BF9"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14.59</w:t>
            </w:r>
          </w:p>
        </w:tc>
        <w:tc>
          <w:tcPr>
            <w:tcW w:w="1276" w:type="dxa"/>
          </w:tcPr>
          <w:p w14:paraId="2BF34D5D" w14:textId="39C09D31"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14.09</w:t>
            </w:r>
          </w:p>
        </w:tc>
        <w:tc>
          <w:tcPr>
            <w:tcW w:w="787" w:type="dxa"/>
          </w:tcPr>
          <w:p w14:paraId="2FEBBEF4" w14:textId="63C5FEFD"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0.50</w:t>
            </w:r>
          </w:p>
        </w:tc>
        <w:tc>
          <w:tcPr>
            <w:tcW w:w="914" w:type="dxa"/>
          </w:tcPr>
          <w:p w14:paraId="657C9BB2" w14:textId="5EE6CA09"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2.89</w:t>
            </w:r>
          </w:p>
        </w:tc>
        <w:tc>
          <w:tcPr>
            <w:tcW w:w="1417" w:type="dxa"/>
          </w:tcPr>
          <w:p w14:paraId="786DE2B0" w14:textId="4BEB316E"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1.0</w:t>
            </w:r>
            <w:r>
              <w:rPr>
                <w:rFonts w:ascii="Times New Roman" w:hAnsi="Times New Roman"/>
                <w:sz w:val="18"/>
                <w:szCs w:val="18"/>
              </w:rPr>
              <w:t xml:space="preserve">4 </w:t>
            </w:r>
            <w:r w:rsidRPr="00730AC1">
              <w:rPr>
                <w:rFonts w:ascii="Times New Roman" w:hAnsi="Times New Roman"/>
                <w:sz w:val="18"/>
                <w:szCs w:val="18"/>
              </w:rPr>
              <w:t>[1.00-1.07]</w:t>
            </w:r>
          </w:p>
        </w:tc>
        <w:tc>
          <w:tcPr>
            <w:tcW w:w="851" w:type="dxa"/>
          </w:tcPr>
          <w:p w14:paraId="2A9E70C7"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3.36e-02</w:t>
            </w:r>
          </w:p>
        </w:tc>
        <w:tc>
          <w:tcPr>
            <w:tcW w:w="708" w:type="dxa"/>
          </w:tcPr>
          <w:p w14:paraId="1B5938EB"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0.752</w:t>
            </w:r>
          </w:p>
        </w:tc>
      </w:tr>
      <w:tr w:rsidR="00B631E0" w:rsidRPr="00730AC1" w14:paraId="75B0F932" w14:textId="77777777" w:rsidTr="00B631E0">
        <w:tc>
          <w:tcPr>
            <w:tcW w:w="876" w:type="dxa"/>
          </w:tcPr>
          <w:p w14:paraId="3A1A94F5"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P17936</w:t>
            </w:r>
          </w:p>
        </w:tc>
        <w:tc>
          <w:tcPr>
            <w:tcW w:w="1166" w:type="dxa"/>
          </w:tcPr>
          <w:p w14:paraId="28D158F7"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IGFBP3</w:t>
            </w:r>
          </w:p>
        </w:tc>
        <w:tc>
          <w:tcPr>
            <w:tcW w:w="1185" w:type="dxa"/>
          </w:tcPr>
          <w:p w14:paraId="3E8637DB" w14:textId="213B87DD"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13.75</w:t>
            </w:r>
          </w:p>
        </w:tc>
        <w:tc>
          <w:tcPr>
            <w:tcW w:w="1276" w:type="dxa"/>
          </w:tcPr>
          <w:p w14:paraId="3E19AECB" w14:textId="03D7E4A2" w:rsidR="002A1F47" w:rsidRPr="00730AC1" w:rsidRDefault="002A1F47" w:rsidP="004458F6">
            <w:pPr>
              <w:pStyle w:val="PlainText"/>
              <w:spacing w:line="480" w:lineRule="auto"/>
              <w:rPr>
                <w:rFonts w:ascii="Times New Roman" w:hAnsi="Times New Roman"/>
                <w:sz w:val="18"/>
                <w:szCs w:val="18"/>
              </w:rPr>
            </w:pPr>
            <w:r w:rsidRPr="002A1F47">
              <w:rPr>
                <w:rFonts w:ascii="Times New Roman" w:hAnsi="Times New Roman"/>
                <w:sz w:val="18"/>
                <w:szCs w:val="18"/>
              </w:rPr>
              <w:t>14.11</w:t>
            </w:r>
          </w:p>
        </w:tc>
        <w:tc>
          <w:tcPr>
            <w:tcW w:w="787" w:type="dxa"/>
          </w:tcPr>
          <w:p w14:paraId="7A53713E" w14:textId="4F1DDE21" w:rsidR="002A1F47" w:rsidRPr="00730AC1" w:rsidRDefault="002A1F47" w:rsidP="004458F6">
            <w:pPr>
              <w:pStyle w:val="PlainText"/>
              <w:spacing w:line="480" w:lineRule="auto"/>
              <w:rPr>
                <w:rFonts w:ascii="Times New Roman" w:hAnsi="Times New Roman"/>
                <w:sz w:val="18"/>
                <w:szCs w:val="18"/>
              </w:rPr>
            </w:pPr>
            <w:r>
              <w:rPr>
                <w:rFonts w:ascii="Times New Roman" w:hAnsi="Times New Roman"/>
                <w:sz w:val="18"/>
                <w:szCs w:val="18"/>
              </w:rPr>
              <w:t>-0.36</w:t>
            </w:r>
          </w:p>
        </w:tc>
        <w:tc>
          <w:tcPr>
            <w:tcW w:w="914" w:type="dxa"/>
          </w:tcPr>
          <w:p w14:paraId="024ECD08" w14:textId="02096C23"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2.88</w:t>
            </w:r>
          </w:p>
        </w:tc>
        <w:tc>
          <w:tcPr>
            <w:tcW w:w="1417" w:type="dxa"/>
          </w:tcPr>
          <w:p w14:paraId="241C6275" w14:textId="165794E3"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0.5</w:t>
            </w:r>
            <w:r>
              <w:rPr>
                <w:rFonts w:ascii="Times New Roman" w:hAnsi="Times New Roman"/>
                <w:sz w:val="18"/>
                <w:szCs w:val="18"/>
              </w:rPr>
              <w:t xml:space="preserve">3 </w:t>
            </w:r>
            <w:r w:rsidRPr="00730AC1">
              <w:rPr>
                <w:rFonts w:ascii="Times New Roman" w:hAnsi="Times New Roman"/>
                <w:sz w:val="18"/>
                <w:szCs w:val="18"/>
              </w:rPr>
              <w:t>[0.37-0.73]</w:t>
            </w:r>
          </w:p>
        </w:tc>
        <w:tc>
          <w:tcPr>
            <w:tcW w:w="851" w:type="dxa"/>
          </w:tcPr>
          <w:p w14:paraId="6FF9DEF9"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1.94e-04</w:t>
            </w:r>
          </w:p>
        </w:tc>
        <w:tc>
          <w:tcPr>
            <w:tcW w:w="708" w:type="dxa"/>
          </w:tcPr>
          <w:p w14:paraId="5FEBD756" w14:textId="77777777" w:rsidR="002A1F47" w:rsidRPr="00730AC1" w:rsidRDefault="002A1F47" w:rsidP="004458F6">
            <w:pPr>
              <w:pStyle w:val="PlainText"/>
              <w:spacing w:line="480" w:lineRule="auto"/>
              <w:rPr>
                <w:rFonts w:ascii="Times New Roman" w:hAnsi="Times New Roman"/>
                <w:sz w:val="18"/>
                <w:szCs w:val="18"/>
              </w:rPr>
            </w:pPr>
            <w:r w:rsidRPr="00730AC1">
              <w:rPr>
                <w:rFonts w:ascii="Times New Roman" w:hAnsi="Times New Roman"/>
                <w:sz w:val="18"/>
                <w:szCs w:val="18"/>
              </w:rPr>
              <w:t>0.763</w:t>
            </w:r>
          </w:p>
        </w:tc>
      </w:tr>
    </w:tbl>
    <w:p w14:paraId="26E9FB00" w14:textId="45B6190E" w:rsidR="0041372D" w:rsidRPr="00F25E22" w:rsidRDefault="0041372D" w:rsidP="00F25E22">
      <w:pPr>
        <w:spacing w:line="480" w:lineRule="auto"/>
        <w:rPr>
          <w:b/>
          <w:bCs/>
        </w:rPr>
      </w:pPr>
      <w:r w:rsidRPr="00F25E22">
        <w:rPr>
          <w:rFonts w:cstheme="minorHAnsi"/>
          <w:b/>
          <w:bCs/>
          <w:noProof/>
          <w:lang w:val="en-GB"/>
        </w:rPr>
        <w:lastRenderedPageBreak/>
        <w:drawing>
          <wp:anchor distT="0" distB="0" distL="114300" distR="114300" simplePos="0" relativeHeight="251661824" behindDoc="0" locked="0" layoutInCell="1" allowOverlap="1" wp14:anchorId="6146AFC3" wp14:editId="717E965C">
            <wp:simplePos x="0" y="0"/>
            <wp:positionH relativeFrom="column">
              <wp:posOffset>0</wp:posOffset>
            </wp:positionH>
            <wp:positionV relativeFrom="paragraph">
              <wp:posOffset>406400</wp:posOffset>
            </wp:positionV>
            <wp:extent cx="5441165" cy="5518989"/>
            <wp:effectExtent l="0" t="0" r="762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ruta_importance.png"/>
                    <pic:cNvPicPr/>
                  </pic:nvPicPr>
                  <pic:blipFill>
                    <a:blip r:embed="rId12">
                      <a:extLst>
                        <a:ext uri="{28A0092B-C50C-407E-A947-70E740481C1C}">
                          <a14:useLocalDpi xmlns:a14="http://schemas.microsoft.com/office/drawing/2010/main" val="0"/>
                        </a:ext>
                      </a:extLst>
                    </a:blip>
                    <a:stretch>
                      <a:fillRect/>
                    </a:stretch>
                  </pic:blipFill>
                  <pic:spPr>
                    <a:xfrm>
                      <a:off x="0" y="0"/>
                      <a:ext cx="5441165" cy="5518989"/>
                    </a:xfrm>
                    <a:prstGeom prst="rect">
                      <a:avLst/>
                    </a:prstGeom>
                  </pic:spPr>
                </pic:pic>
              </a:graphicData>
            </a:graphic>
          </wp:anchor>
        </w:drawing>
      </w:r>
      <w:r w:rsidRPr="00F25E22">
        <w:rPr>
          <w:b/>
          <w:bCs/>
        </w:rPr>
        <w:t>Figures:</w:t>
      </w:r>
    </w:p>
    <w:p w14:paraId="5BD28B89" w14:textId="77777777" w:rsidR="0041372D" w:rsidRDefault="0041372D" w:rsidP="004458F6">
      <w:pPr>
        <w:spacing w:line="480" w:lineRule="auto"/>
        <w:jc w:val="both"/>
      </w:pPr>
    </w:p>
    <w:p w14:paraId="6FF8BD2B" w14:textId="39330BA2" w:rsidR="00B95843" w:rsidRDefault="00B95843" w:rsidP="00F25E22">
      <w:pPr>
        <w:spacing w:line="480" w:lineRule="auto"/>
      </w:pPr>
      <w:bookmarkStart w:id="2" w:name="_Hlk81392823"/>
      <w:r>
        <w:t>F</w:t>
      </w:r>
      <w:r w:rsidR="009C2E38">
        <w:t>igure</w:t>
      </w:r>
      <w:r>
        <w:t xml:space="preserve"> 1</w:t>
      </w:r>
      <w:r w:rsidR="00D654DA">
        <w:t xml:space="preserve"> </w:t>
      </w:r>
      <w:r w:rsidR="0041372D">
        <w:t>-</w:t>
      </w:r>
      <w:r>
        <w:t xml:space="preserve"> </w:t>
      </w:r>
      <w:r w:rsidR="008C64C0">
        <w:t>(a)</w:t>
      </w:r>
      <w:r w:rsidR="0041372D">
        <w:t>:</w:t>
      </w:r>
      <w:r w:rsidR="008C64C0">
        <w:t xml:space="preserve"> </w:t>
      </w:r>
      <w:r>
        <w:t xml:space="preserve">Boxplot </w:t>
      </w:r>
      <w:r w:rsidR="00C81BD0">
        <w:t xml:space="preserve">representing </w:t>
      </w:r>
      <w:r w:rsidR="000B1864">
        <w:t>the permutation importance of the 56</w:t>
      </w:r>
      <w:r>
        <w:t xml:space="preserve"> proteins</w:t>
      </w:r>
      <w:r w:rsidR="001B0A87">
        <w:t xml:space="preserve"> (from 215 740 cases; 230 controls)</w:t>
      </w:r>
      <w:r>
        <w:t xml:space="preserve"> found to be significant by the Boruta algorithm</w:t>
      </w:r>
      <w:r w:rsidR="008037A5">
        <w:t>.</w:t>
      </w:r>
      <w:r w:rsidR="00DF2FEC">
        <w:t xml:space="preserve"> </w:t>
      </w:r>
      <w:proofErr w:type="spellStart"/>
      <w:r w:rsidR="008C64C0">
        <w:t>UniProt</w:t>
      </w:r>
      <w:proofErr w:type="spellEnd"/>
      <w:r w:rsidR="008C64C0">
        <w:t xml:space="preserve"> ID </w:t>
      </w:r>
      <w:r w:rsidR="00DF2FEC">
        <w:t>presented in Table 2</w:t>
      </w:r>
      <w:r w:rsidR="0041372D">
        <w:t>;</w:t>
      </w:r>
      <w:r w:rsidR="008C64C0">
        <w:t xml:space="preserve"> (b)</w:t>
      </w:r>
      <w:r w:rsidR="0041372D">
        <w:t>:</w:t>
      </w:r>
      <w:r w:rsidR="008C64C0">
        <w:t xml:space="preserve"> Cumulative AUC for Boruta-identified biomarkers calculated from logistic regression analysis.</w:t>
      </w:r>
      <w:r w:rsidR="00C81BD0">
        <w:t xml:space="preserve"> </w:t>
      </w:r>
    </w:p>
    <w:bookmarkEnd w:id="2"/>
    <w:p w14:paraId="309AD8FF" w14:textId="6D82B0CA" w:rsidR="00332C46" w:rsidRDefault="00332C46" w:rsidP="004458F6">
      <w:pPr>
        <w:spacing w:line="480" w:lineRule="auto"/>
        <w:jc w:val="both"/>
      </w:pPr>
    </w:p>
    <w:p w14:paraId="319C9060" w14:textId="54CF6554" w:rsidR="00332C46" w:rsidRDefault="00332C46" w:rsidP="004458F6">
      <w:pPr>
        <w:spacing w:line="480" w:lineRule="auto"/>
        <w:jc w:val="both"/>
      </w:pPr>
    </w:p>
    <w:p w14:paraId="336F398F" w14:textId="49C53669" w:rsidR="00332C46" w:rsidRDefault="00332C46" w:rsidP="004458F6">
      <w:pPr>
        <w:spacing w:line="480" w:lineRule="auto"/>
        <w:jc w:val="both"/>
      </w:pPr>
    </w:p>
    <w:p w14:paraId="345F5EC3" w14:textId="77777777" w:rsidR="00332C46" w:rsidRDefault="00332C46" w:rsidP="004458F6">
      <w:pPr>
        <w:spacing w:line="480" w:lineRule="auto"/>
        <w:jc w:val="both"/>
      </w:pPr>
    </w:p>
    <w:p w14:paraId="51AA2888" w14:textId="186323FA" w:rsidR="00332C46" w:rsidRDefault="00D40FE7" w:rsidP="004458F6">
      <w:pPr>
        <w:spacing w:line="480" w:lineRule="auto"/>
        <w:jc w:val="both"/>
      </w:pPr>
      <w:r>
        <w:rPr>
          <w:noProof/>
          <w:lang w:val="en-GB"/>
        </w:rPr>
        <w:drawing>
          <wp:inline distT="0" distB="0" distL="0" distR="0" wp14:anchorId="2E67EB30" wp14:editId="75FC7AA1">
            <wp:extent cx="5731510" cy="5287645"/>
            <wp:effectExtent l="0" t="0" r="254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jpg"/>
                    <pic:cNvPicPr/>
                  </pic:nvPicPr>
                  <pic:blipFill rotWithShape="1">
                    <a:blip r:embed="rId13">
                      <a:extLst>
                        <a:ext uri="{28A0092B-C50C-407E-A947-70E740481C1C}">
                          <a14:useLocalDpi xmlns:a14="http://schemas.microsoft.com/office/drawing/2010/main" val="0"/>
                        </a:ext>
                      </a:extLst>
                    </a:blip>
                    <a:srcRect t="35435"/>
                    <a:stretch/>
                  </pic:blipFill>
                  <pic:spPr bwMode="auto">
                    <a:xfrm>
                      <a:off x="0" y="0"/>
                      <a:ext cx="5731510" cy="5287645"/>
                    </a:xfrm>
                    <a:prstGeom prst="rect">
                      <a:avLst/>
                    </a:prstGeom>
                    <a:ln>
                      <a:noFill/>
                    </a:ln>
                    <a:extLst>
                      <a:ext uri="{53640926-AAD7-44D8-BBD7-CCE9431645EC}">
                        <a14:shadowObscured xmlns:a14="http://schemas.microsoft.com/office/drawing/2010/main"/>
                      </a:ext>
                    </a:extLst>
                  </pic:spPr>
                </pic:pic>
              </a:graphicData>
            </a:graphic>
          </wp:inline>
        </w:drawing>
      </w:r>
    </w:p>
    <w:p w14:paraId="62D05684" w14:textId="77777777" w:rsidR="006D1C9E" w:rsidRDefault="006D1C9E" w:rsidP="004458F6">
      <w:pPr>
        <w:spacing w:line="480" w:lineRule="auto"/>
        <w:jc w:val="both"/>
      </w:pPr>
    </w:p>
    <w:p w14:paraId="07D9FD9B" w14:textId="6DD796C9" w:rsidR="003726C2" w:rsidRDefault="004B42D0" w:rsidP="004458F6">
      <w:pPr>
        <w:spacing w:line="480" w:lineRule="auto"/>
        <w:jc w:val="both"/>
      </w:pPr>
      <w:r>
        <w:t>F</w:t>
      </w:r>
      <w:r w:rsidR="005C0AEB">
        <w:t>igure</w:t>
      </w:r>
      <w:r>
        <w:t xml:space="preserve"> 2 </w:t>
      </w:r>
      <w:r w:rsidR="0041372D">
        <w:t xml:space="preserve">- </w:t>
      </w:r>
      <w:r w:rsidR="009C2E38">
        <w:t>(</w:t>
      </w:r>
      <w:r w:rsidR="005C0AEB">
        <w:t>a</w:t>
      </w:r>
      <w:r w:rsidR="009C2E38">
        <w:t>)</w:t>
      </w:r>
      <w:r w:rsidR="005C0AEB">
        <w:t>: functionally grouped networks of enriched pathways</w:t>
      </w:r>
      <w:r w:rsidR="009C2E38">
        <w:t xml:space="preserve"> from </w:t>
      </w:r>
      <w:proofErr w:type="spellStart"/>
      <w:r w:rsidR="009C2E38">
        <w:t>ClueGO</w:t>
      </w:r>
      <w:proofErr w:type="spellEnd"/>
      <w:r w:rsidR="005C0AEB">
        <w:t xml:space="preserve">; </w:t>
      </w:r>
      <w:r w:rsidR="009C2E38">
        <w:t>(</w:t>
      </w:r>
      <w:r w:rsidR="005C0AEB">
        <w:t>b</w:t>
      </w:r>
      <w:r w:rsidR="009C2E38">
        <w:t>)</w:t>
      </w:r>
      <w:r w:rsidR="005C0AEB">
        <w:t>:</w:t>
      </w:r>
      <w:r w:rsidR="009C2E38">
        <w:t xml:space="preserve"> </w:t>
      </w:r>
      <w:r w:rsidR="005C0AEB">
        <w:t>b</w:t>
      </w:r>
      <w:r>
        <w:t>ar plot showing the enrichment scores (-log10[</w:t>
      </w:r>
      <w:r w:rsidR="005C0AEB">
        <w:t>p-v</w:t>
      </w:r>
      <w:r>
        <w:t>alue</w:t>
      </w:r>
      <w:r w:rsidR="005C0AEB">
        <w:t>]) of the</w:t>
      </w:r>
      <w:r>
        <w:t xml:space="preserve"> pathways</w:t>
      </w:r>
      <w:r w:rsidR="0008459F">
        <w:t xml:space="preserve"> from </w:t>
      </w:r>
      <w:r w:rsidR="005C0AEB">
        <w:t>panel a</w:t>
      </w:r>
      <w:r>
        <w:t xml:space="preserve">. For the full enrichment analysis results (including GO Biological Processes and GO Molecular Functions) see supplementary Table 3. </w:t>
      </w:r>
    </w:p>
    <w:p w14:paraId="0EC9A637" w14:textId="00AAC4F6" w:rsidR="003726C2" w:rsidRDefault="003726C2" w:rsidP="004458F6">
      <w:pPr>
        <w:spacing w:line="480" w:lineRule="auto"/>
        <w:jc w:val="both"/>
      </w:pPr>
    </w:p>
    <w:p w14:paraId="42D1AEC5" w14:textId="055E4444" w:rsidR="00CF0960" w:rsidRDefault="00CF0960" w:rsidP="00F25E22">
      <w:pPr>
        <w:spacing w:after="160" w:line="480" w:lineRule="auto"/>
      </w:pPr>
    </w:p>
    <w:sectPr w:rsidR="00CF0960" w:rsidSect="00FD349F">
      <w:footerReference w:type="default" r:id="rId14"/>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1882D" w14:textId="77777777" w:rsidR="00635045" w:rsidRDefault="00635045" w:rsidP="00EE6D33">
      <w:r>
        <w:separator/>
      </w:r>
    </w:p>
  </w:endnote>
  <w:endnote w:type="continuationSeparator" w:id="0">
    <w:p w14:paraId="7DBD86BA" w14:textId="77777777" w:rsidR="00635045" w:rsidRDefault="00635045" w:rsidP="00EE6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18043714"/>
      <w:docPartObj>
        <w:docPartGallery w:val="Page Numbers (Bottom of Page)"/>
        <w:docPartUnique/>
      </w:docPartObj>
    </w:sdtPr>
    <w:sdtEndPr>
      <w:rPr>
        <w:noProof/>
      </w:rPr>
    </w:sdtEndPr>
    <w:sdtContent>
      <w:p w14:paraId="55B2C1E2" w14:textId="29F0A152" w:rsidR="00575383" w:rsidRDefault="005753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5605D9" w14:textId="77777777" w:rsidR="00575383" w:rsidRDefault="005753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449D17" w14:textId="77777777" w:rsidR="00635045" w:rsidRDefault="00635045" w:rsidP="00EE6D33">
      <w:r>
        <w:separator/>
      </w:r>
    </w:p>
  </w:footnote>
  <w:footnote w:type="continuationSeparator" w:id="0">
    <w:p w14:paraId="536F6396" w14:textId="77777777" w:rsidR="00635045" w:rsidRDefault="00635045" w:rsidP="00EE6D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82FD0"/>
    <w:multiLevelType w:val="hybridMultilevel"/>
    <w:tmpl w:val="92F8D29C"/>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A902D0"/>
    <w:multiLevelType w:val="hybridMultilevel"/>
    <w:tmpl w:val="DDA4907A"/>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AD3C2E"/>
    <w:multiLevelType w:val="hybridMultilevel"/>
    <w:tmpl w:val="0AD27FFA"/>
    <w:lvl w:ilvl="0" w:tplc="5FB05EFA">
      <w:start w:val="1"/>
      <w:numFmt w:val="lowerLetter"/>
      <w:lvlText w:val="(%1)"/>
      <w:lvlJc w:val="left"/>
      <w:pPr>
        <w:ind w:left="1305" w:hanging="360"/>
      </w:pPr>
      <w:rPr>
        <w:rFonts w:hint="default"/>
      </w:rPr>
    </w:lvl>
    <w:lvl w:ilvl="1" w:tplc="08090019" w:tentative="1">
      <w:start w:val="1"/>
      <w:numFmt w:val="lowerLetter"/>
      <w:lvlText w:val="%2."/>
      <w:lvlJc w:val="left"/>
      <w:pPr>
        <w:ind w:left="2025" w:hanging="360"/>
      </w:pPr>
    </w:lvl>
    <w:lvl w:ilvl="2" w:tplc="0809001B" w:tentative="1">
      <w:start w:val="1"/>
      <w:numFmt w:val="lowerRoman"/>
      <w:lvlText w:val="%3."/>
      <w:lvlJc w:val="right"/>
      <w:pPr>
        <w:ind w:left="2745" w:hanging="180"/>
      </w:pPr>
    </w:lvl>
    <w:lvl w:ilvl="3" w:tplc="0809000F" w:tentative="1">
      <w:start w:val="1"/>
      <w:numFmt w:val="decimal"/>
      <w:lvlText w:val="%4."/>
      <w:lvlJc w:val="left"/>
      <w:pPr>
        <w:ind w:left="3465" w:hanging="360"/>
      </w:pPr>
    </w:lvl>
    <w:lvl w:ilvl="4" w:tplc="08090019" w:tentative="1">
      <w:start w:val="1"/>
      <w:numFmt w:val="lowerLetter"/>
      <w:lvlText w:val="%5."/>
      <w:lvlJc w:val="left"/>
      <w:pPr>
        <w:ind w:left="4185" w:hanging="360"/>
      </w:pPr>
    </w:lvl>
    <w:lvl w:ilvl="5" w:tplc="0809001B" w:tentative="1">
      <w:start w:val="1"/>
      <w:numFmt w:val="lowerRoman"/>
      <w:lvlText w:val="%6."/>
      <w:lvlJc w:val="right"/>
      <w:pPr>
        <w:ind w:left="4905" w:hanging="180"/>
      </w:pPr>
    </w:lvl>
    <w:lvl w:ilvl="6" w:tplc="0809000F" w:tentative="1">
      <w:start w:val="1"/>
      <w:numFmt w:val="decimal"/>
      <w:lvlText w:val="%7."/>
      <w:lvlJc w:val="left"/>
      <w:pPr>
        <w:ind w:left="5625" w:hanging="360"/>
      </w:pPr>
    </w:lvl>
    <w:lvl w:ilvl="7" w:tplc="08090019" w:tentative="1">
      <w:start w:val="1"/>
      <w:numFmt w:val="lowerLetter"/>
      <w:lvlText w:val="%8."/>
      <w:lvlJc w:val="left"/>
      <w:pPr>
        <w:ind w:left="6345" w:hanging="360"/>
      </w:pPr>
    </w:lvl>
    <w:lvl w:ilvl="8" w:tplc="0809001B" w:tentative="1">
      <w:start w:val="1"/>
      <w:numFmt w:val="lowerRoman"/>
      <w:lvlText w:val="%9."/>
      <w:lvlJc w:val="right"/>
      <w:pPr>
        <w:ind w:left="7065" w:hanging="180"/>
      </w:pPr>
    </w:lvl>
  </w:abstractNum>
  <w:abstractNum w:abstractNumId="3" w15:restartNumberingAfterBreak="0">
    <w:nsid w:val="2D5A1603"/>
    <w:multiLevelType w:val="hybridMultilevel"/>
    <w:tmpl w:val="1EF03654"/>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4732761"/>
    <w:multiLevelType w:val="hybridMultilevel"/>
    <w:tmpl w:val="454E1170"/>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142D7A"/>
    <w:multiLevelType w:val="hybridMultilevel"/>
    <w:tmpl w:val="B9C2FD72"/>
    <w:lvl w:ilvl="0" w:tplc="EB2EC09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3C7362"/>
    <w:multiLevelType w:val="hybridMultilevel"/>
    <w:tmpl w:val="B1B4E3E6"/>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43B2285"/>
    <w:multiLevelType w:val="hybridMultilevel"/>
    <w:tmpl w:val="3B8A780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5C9589B"/>
    <w:multiLevelType w:val="hybridMultilevel"/>
    <w:tmpl w:val="D660B072"/>
    <w:lvl w:ilvl="0" w:tplc="159441C6">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B16684"/>
    <w:multiLevelType w:val="hybridMultilevel"/>
    <w:tmpl w:val="4F9EED8A"/>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723F2F"/>
    <w:multiLevelType w:val="hybridMultilevel"/>
    <w:tmpl w:val="D0B08962"/>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30D260F"/>
    <w:multiLevelType w:val="hybridMultilevel"/>
    <w:tmpl w:val="0040D8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45A0AD3"/>
    <w:multiLevelType w:val="hybridMultilevel"/>
    <w:tmpl w:val="822A1C2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E6A2243"/>
    <w:multiLevelType w:val="hybridMultilevel"/>
    <w:tmpl w:val="02B8C6D4"/>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7"/>
  </w:num>
  <w:num w:numId="4">
    <w:abstractNumId w:val="12"/>
  </w:num>
  <w:num w:numId="5">
    <w:abstractNumId w:val="3"/>
  </w:num>
  <w:num w:numId="6">
    <w:abstractNumId w:val="13"/>
  </w:num>
  <w:num w:numId="7">
    <w:abstractNumId w:val="0"/>
  </w:num>
  <w:num w:numId="8">
    <w:abstractNumId w:val="4"/>
  </w:num>
  <w:num w:numId="9">
    <w:abstractNumId w:val="10"/>
  </w:num>
  <w:num w:numId="10">
    <w:abstractNumId w:val="9"/>
  </w:num>
  <w:num w:numId="11">
    <w:abstractNumId w:val="1"/>
  </w:num>
  <w:num w:numId="12">
    <w:abstractNumId w:val="6"/>
  </w:num>
  <w:num w:numId="13">
    <w:abstractNumId w:val="5"/>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Engel">
    <w15:presenceInfo w15:providerId="AD" w15:userId="S::01400896@wf.uct.ac.za::b9f3f76f-4262-42f3-8b45-4ccb9726aa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uro Heart J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pf0zxw04arrrped9f65zxsra5xdfs529e00&quot;&gt;Research Library-Converted Copy&lt;record-ids&gt;&lt;item&gt;176&lt;/item&gt;&lt;item&gt;215&lt;/item&gt;&lt;item&gt;306&lt;/item&gt;&lt;item&gt;422&lt;/item&gt;&lt;item&gt;423&lt;/item&gt;&lt;item&gt;453&lt;/item&gt;&lt;item&gt;455&lt;/item&gt;&lt;item&gt;456&lt;/item&gt;&lt;item&gt;457&lt;/item&gt;&lt;item&gt;459&lt;/item&gt;&lt;item&gt;463&lt;/item&gt;&lt;item&gt;523&lt;/item&gt;&lt;item&gt;524&lt;/item&gt;&lt;item&gt;525&lt;/item&gt;&lt;item&gt;569&lt;/item&gt;&lt;item&gt;570&lt;/item&gt;&lt;item&gt;571&lt;/item&gt;&lt;item&gt;576&lt;/item&gt;&lt;item&gt;578&lt;/item&gt;&lt;item&gt;637&lt;/item&gt;&lt;item&gt;638&lt;/item&gt;&lt;item&gt;639&lt;/item&gt;&lt;item&gt;640&lt;/item&gt;&lt;item&gt;641&lt;/item&gt;&lt;item&gt;642&lt;/item&gt;&lt;item&gt;643&lt;/item&gt;&lt;item&gt;644&lt;/item&gt;&lt;item&gt;645&lt;/item&gt;&lt;item&gt;646&lt;/item&gt;&lt;item&gt;647&lt;/item&gt;&lt;item&gt;648&lt;/item&gt;&lt;item&gt;649&lt;/item&gt;&lt;item&gt;650&lt;/item&gt;&lt;item&gt;651&lt;/item&gt;&lt;item&gt;652&lt;/item&gt;&lt;item&gt;653&lt;/item&gt;&lt;item&gt;654&lt;/item&gt;&lt;item&gt;655&lt;/item&gt;&lt;item&gt;656&lt;/item&gt;&lt;item&gt;657&lt;/item&gt;&lt;item&gt;658&lt;/item&gt;&lt;item&gt;660&lt;/item&gt;&lt;item&gt;661&lt;/item&gt;&lt;item&gt;685&lt;/item&gt;&lt;item&gt;690&lt;/item&gt;&lt;item&gt;701&lt;/item&gt;&lt;/record-ids&gt;&lt;/item&gt;&lt;/Libraries&gt;"/>
  </w:docVars>
  <w:rsids>
    <w:rsidRoot w:val="00E669BE"/>
    <w:rsid w:val="00005786"/>
    <w:rsid w:val="00005EE9"/>
    <w:rsid w:val="00007B2B"/>
    <w:rsid w:val="00012080"/>
    <w:rsid w:val="00014EDC"/>
    <w:rsid w:val="00016A03"/>
    <w:rsid w:val="000170E8"/>
    <w:rsid w:val="0001734F"/>
    <w:rsid w:val="00020894"/>
    <w:rsid w:val="000225AB"/>
    <w:rsid w:val="00023C2F"/>
    <w:rsid w:val="000245E3"/>
    <w:rsid w:val="00024DCC"/>
    <w:rsid w:val="000263E1"/>
    <w:rsid w:val="00032D56"/>
    <w:rsid w:val="000511A5"/>
    <w:rsid w:val="00051FCF"/>
    <w:rsid w:val="000561B8"/>
    <w:rsid w:val="00061AB9"/>
    <w:rsid w:val="000635C4"/>
    <w:rsid w:val="000667B8"/>
    <w:rsid w:val="0006753D"/>
    <w:rsid w:val="00067F57"/>
    <w:rsid w:val="00070140"/>
    <w:rsid w:val="00073C0E"/>
    <w:rsid w:val="00080A1C"/>
    <w:rsid w:val="00081B36"/>
    <w:rsid w:val="0008459F"/>
    <w:rsid w:val="00085D67"/>
    <w:rsid w:val="00086D90"/>
    <w:rsid w:val="00091B94"/>
    <w:rsid w:val="000953CF"/>
    <w:rsid w:val="00096BC0"/>
    <w:rsid w:val="000A0894"/>
    <w:rsid w:val="000A35D5"/>
    <w:rsid w:val="000A7D57"/>
    <w:rsid w:val="000B1864"/>
    <w:rsid w:val="000B2409"/>
    <w:rsid w:val="000B2421"/>
    <w:rsid w:val="000B3C89"/>
    <w:rsid w:val="000B61EB"/>
    <w:rsid w:val="000C059E"/>
    <w:rsid w:val="000C1217"/>
    <w:rsid w:val="000C1ACE"/>
    <w:rsid w:val="000C57CF"/>
    <w:rsid w:val="000C5D17"/>
    <w:rsid w:val="000D005E"/>
    <w:rsid w:val="000D33B6"/>
    <w:rsid w:val="000D58DF"/>
    <w:rsid w:val="000D6EC2"/>
    <w:rsid w:val="000E1D40"/>
    <w:rsid w:val="000E3BCD"/>
    <w:rsid w:val="000E6225"/>
    <w:rsid w:val="000F4CD1"/>
    <w:rsid w:val="000F64D2"/>
    <w:rsid w:val="000F6FCF"/>
    <w:rsid w:val="001018FF"/>
    <w:rsid w:val="001021DA"/>
    <w:rsid w:val="00104338"/>
    <w:rsid w:val="001111B1"/>
    <w:rsid w:val="0011208E"/>
    <w:rsid w:val="00113B28"/>
    <w:rsid w:val="00114B6F"/>
    <w:rsid w:val="00115E69"/>
    <w:rsid w:val="00123AAB"/>
    <w:rsid w:val="00132A21"/>
    <w:rsid w:val="00135D77"/>
    <w:rsid w:val="001444CE"/>
    <w:rsid w:val="00145F30"/>
    <w:rsid w:val="0015215F"/>
    <w:rsid w:val="0015691E"/>
    <w:rsid w:val="00157A5B"/>
    <w:rsid w:val="00157EF4"/>
    <w:rsid w:val="001612C4"/>
    <w:rsid w:val="0016362B"/>
    <w:rsid w:val="00165C3A"/>
    <w:rsid w:val="00173A10"/>
    <w:rsid w:val="001749A9"/>
    <w:rsid w:val="00175AFA"/>
    <w:rsid w:val="00180382"/>
    <w:rsid w:val="00180B0A"/>
    <w:rsid w:val="00185D56"/>
    <w:rsid w:val="0019114E"/>
    <w:rsid w:val="00193579"/>
    <w:rsid w:val="00195C71"/>
    <w:rsid w:val="00196F03"/>
    <w:rsid w:val="001A503F"/>
    <w:rsid w:val="001A6CDA"/>
    <w:rsid w:val="001B0994"/>
    <w:rsid w:val="001B0A87"/>
    <w:rsid w:val="001B2A90"/>
    <w:rsid w:val="001B36D6"/>
    <w:rsid w:val="001B39BD"/>
    <w:rsid w:val="001B6496"/>
    <w:rsid w:val="001B7E32"/>
    <w:rsid w:val="001C39FA"/>
    <w:rsid w:val="001D2C39"/>
    <w:rsid w:val="001E6B1D"/>
    <w:rsid w:val="001F01C9"/>
    <w:rsid w:val="001F4063"/>
    <w:rsid w:val="00200DB3"/>
    <w:rsid w:val="00202E81"/>
    <w:rsid w:val="002118D0"/>
    <w:rsid w:val="0021462F"/>
    <w:rsid w:val="00231448"/>
    <w:rsid w:val="00234656"/>
    <w:rsid w:val="00243F30"/>
    <w:rsid w:val="002443D6"/>
    <w:rsid w:val="00245F78"/>
    <w:rsid w:val="002461C6"/>
    <w:rsid w:val="0025014D"/>
    <w:rsid w:val="00251122"/>
    <w:rsid w:val="00254D25"/>
    <w:rsid w:val="00256490"/>
    <w:rsid w:val="002632E7"/>
    <w:rsid w:val="00264FC8"/>
    <w:rsid w:val="00265E13"/>
    <w:rsid w:val="00273EC6"/>
    <w:rsid w:val="00275369"/>
    <w:rsid w:val="00275975"/>
    <w:rsid w:val="00275D89"/>
    <w:rsid w:val="00283C29"/>
    <w:rsid w:val="00284D1A"/>
    <w:rsid w:val="002861F8"/>
    <w:rsid w:val="0029005C"/>
    <w:rsid w:val="0029223F"/>
    <w:rsid w:val="00294042"/>
    <w:rsid w:val="00294B2B"/>
    <w:rsid w:val="002962E5"/>
    <w:rsid w:val="002A1D50"/>
    <w:rsid w:val="002A1F47"/>
    <w:rsid w:val="002A292F"/>
    <w:rsid w:val="002A35A7"/>
    <w:rsid w:val="002B2024"/>
    <w:rsid w:val="002B4609"/>
    <w:rsid w:val="002C1219"/>
    <w:rsid w:val="002C32F2"/>
    <w:rsid w:val="002C3E07"/>
    <w:rsid w:val="002C4FDD"/>
    <w:rsid w:val="002C55EE"/>
    <w:rsid w:val="002D1184"/>
    <w:rsid w:val="002D41C2"/>
    <w:rsid w:val="002D45F8"/>
    <w:rsid w:val="002D73FA"/>
    <w:rsid w:val="002E527D"/>
    <w:rsid w:val="002E5BB2"/>
    <w:rsid w:val="002E5EC4"/>
    <w:rsid w:val="002E6AB3"/>
    <w:rsid w:val="002F31A0"/>
    <w:rsid w:val="002F3DAA"/>
    <w:rsid w:val="002F55C5"/>
    <w:rsid w:val="002F6B33"/>
    <w:rsid w:val="002F6F68"/>
    <w:rsid w:val="002F7FF8"/>
    <w:rsid w:val="00303369"/>
    <w:rsid w:val="003107B1"/>
    <w:rsid w:val="003158E5"/>
    <w:rsid w:val="00317B58"/>
    <w:rsid w:val="00321B2C"/>
    <w:rsid w:val="00322BE7"/>
    <w:rsid w:val="003231C0"/>
    <w:rsid w:val="00325337"/>
    <w:rsid w:val="00332C46"/>
    <w:rsid w:val="0033382C"/>
    <w:rsid w:val="00335A74"/>
    <w:rsid w:val="00341128"/>
    <w:rsid w:val="00341A15"/>
    <w:rsid w:val="003434EF"/>
    <w:rsid w:val="00343515"/>
    <w:rsid w:val="00346049"/>
    <w:rsid w:val="00351BCE"/>
    <w:rsid w:val="00352E9C"/>
    <w:rsid w:val="00355B4E"/>
    <w:rsid w:val="00355D7B"/>
    <w:rsid w:val="00365C9A"/>
    <w:rsid w:val="003668EF"/>
    <w:rsid w:val="003726C2"/>
    <w:rsid w:val="00372BE3"/>
    <w:rsid w:val="00373A1D"/>
    <w:rsid w:val="003753F2"/>
    <w:rsid w:val="003763E6"/>
    <w:rsid w:val="0037667F"/>
    <w:rsid w:val="00376B3C"/>
    <w:rsid w:val="00381950"/>
    <w:rsid w:val="00382487"/>
    <w:rsid w:val="0038254A"/>
    <w:rsid w:val="0038470E"/>
    <w:rsid w:val="003852BB"/>
    <w:rsid w:val="0038566A"/>
    <w:rsid w:val="00386E3A"/>
    <w:rsid w:val="0038792D"/>
    <w:rsid w:val="00390CD8"/>
    <w:rsid w:val="00391219"/>
    <w:rsid w:val="00391DF2"/>
    <w:rsid w:val="003948E6"/>
    <w:rsid w:val="003A1A99"/>
    <w:rsid w:val="003A1F2D"/>
    <w:rsid w:val="003B0CEF"/>
    <w:rsid w:val="003B67E4"/>
    <w:rsid w:val="003C2BD7"/>
    <w:rsid w:val="003C33E4"/>
    <w:rsid w:val="003C4EB9"/>
    <w:rsid w:val="003D2C7A"/>
    <w:rsid w:val="003D418B"/>
    <w:rsid w:val="003E1980"/>
    <w:rsid w:val="003E764E"/>
    <w:rsid w:val="003F2303"/>
    <w:rsid w:val="003F42AF"/>
    <w:rsid w:val="003F4823"/>
    <w:rsid w:val="004014E5"/>
    <w:rsid w:val="00401D7D"/>
    <w:rsid w:val="0040220C"/>
    <w:rsid w:val="00403DBB"/>
    <w:rsid w:val="0040583F"/>
    <w:rsid w:val="00406F5D"/>
    <w:rsid w:val="0041372D"/>
    <w:rsid w:val="00414850"/>
    <w:rsid w:val="004206C9"/>
    <w:rsid w:val="0042131A"/>
    <w:rsid w:val="00421852"/>
    <w:rsid w:val="00421DD3"/>
    <w:rsid w:val="00422E6A"/>
    <w:rsid w:val="004248DF"/>
    <w:rsid w:val="00426002"/>
    <w:rsid w:val="004424F8"/>
    <w:rsid w:val="00443406"/>
    <w:rsid w:val="004458F6"/>
    <w:rsid w:val="00447D03"/>
    <w:rsid w:val="0045041D"/>
    <w:rsid w:val="004536F3"/>
    <w:rsid w:val="00453D4F"/>
    <w:rsid w:val="0045742E"/>
    <w:rsid w:val="00457761"/>
    <w:rsid w:val="00460CFF"/>
    <w:rsid w:val="00461090"/>
    <w:rsid w:val="00463177"/>
    <w:rsid w:val="00463B7B"/>
    <w:rsid w:val="004666EF"/>
    <w:rsid w:val="00467E78"/>
    <w:rsid w:val="00472CE2"/>
    <w:rsid w:val="004808DA"/>
    <w:rsid w:val="00481D5F"/>
    <w:rsid w:val="00483753"/>
    <w:rsid w:val="00485B41"/>
    <w:rsid w:val="00487C1D"/>
    <w:rsid w:val="00490F9A"/>
    <w:rsid w:val="00491E4B"/>
    <w:rsid w:val="00491FC6"/>
    <w:rsid w:val="00494939"/>
    <w:rsid w:val="00495613"/>
    <w:rsid w:val="00496813"/>
    <w:rsid w:val="00497398"/>
    <w:rsid w:val="004A07AC"/>
    <w:rsid w:val="004A356B"/>
    <w:rsid w:val="004A69AD"/>
    <w:rsid w:val="004A7B8C"/>
    <w:rsid w:val="004B42D0"/>
    <w:rsid w:val="004B4C76"/>
    <w:rsid w:val="004B5CD5"/>
    <w:rsid w:val="004C1636"/>
    <w:rsid w:val="004C6B15"/>
    <w:rsid w:val="004C7A05"/>
    <w:rsid w:val="004D24EF"/>
    <w:rsid w:val="004D5534"/>
    <w:rsid w:val="004D7B57"/>
    <w:rsid w:val="004E02DB"/>
    <w:rsid w:val="004E273B"/>
    <w:rsid w:val="004F44F1"/>
    <w:rsid w:val="004F5CE3"/>
    <w:rsid w:val="00500F7B"/>
    <w:rsid w:val="00505DEF"/>
    <w:rsid w:val="00511F08"/>
    <w:rsid w:val="00512564"/>
    <w:rsid w:val="00513533"/>
    <w:rsid w:val="005139BB"/>
    <w:rsid w:val="00513A5D"/>
    <w:rsid w:val="00514BE0"/>
    <w:rsid w:val="00516751"/>
    <w:rsid w:val="0052027A"/>
    <w:rsid w:val="00520D77"/>
    <w:rsid w:val="00521221"/>
    <w:rsid w:val="0052511F"/>
    <w:rsid w:val="00526B5B"/>
    <w:rsid w:val="00532127"/>
    <w:rsid w:val="00537555"/>
    <w:rsid w:val="00537CE2"/>
    <w:rsid w:val="00550036"/>
    <w:rsid w:val="00551DCA"/>
    <w:rsid w:val="00561362"/>
    <w:rsid w:val="00561C9C"/>
    <w:rsid w:val="00562375"/>
    <w:rsid w:val="00570938"/>
    <w:rsid w:val="00571B82"/>
    <w:rsid w:val="00574067"/>
    <w:rsid w:val="00574E70"/>
    <w:rsid w:val="00575383"/>
    <w:rsid w:val="0057569A"/>
    <w:rsid w:val="00581A83"/>
    <w:rsid w:val="00590CB3"/>
    <w:rsid w:val="005962DA"/>
    <w:rsid w:val="00596955"/>
    <w:rsid w:val="005975DE"/>
    <w:rsid w:val="005A302C"/>
    <w:rsid w:val="005A3E98"/>
    <w:rsid w:val="005B23EC"/>
    <w:rsid w:val="005B2768"/>
    <w:rsid w:val="005C0AEB"/>
    <w:rsid w:val="005C16CB"/>
    <w:rsid w:val="005C2E1E"/>
    <w:rsid w:val="005C32BE"/>
    <w:rsid w:val="005C4B73"/>
    <w:rsid w:val="005C54BA"/>
    <w:rsid w:val="005D3A31"/>
    <w:rsid w:val="005D761B"/>
    <w:rsid w:val="005E339B"/>
    <w:rsid w:val="005F19E0"/>
    <w:rsid w:val="005F1EB2"/>
    <w:rsid w:val="0060494A"/>
    <w:rsid w:val="00605744"/>
    <w:rsid w:val="00607A54"/>
    <w:rsid w:val="00607D17"/>
    <w:rsid w:val="00610E27"/>
    <w:rsid w:val="00612759"/>
    <w:rsid w:val="00615C24"/>
    <w:rsid w:val="00617FF3"/>
    <w:rsid w:val="00621EA3"/>
    <w:rsid w:val="006237BE"/>
    <w:rsid w:val="00627401"/>
    <w:rsid w:val="006337FF"/>
    <w:rsid w:val="00635045"/>
    <w:rsid w:val="006355B5"/>
    <w:rsid w:val="00640645"/>
    <w:rsid w:val="0064533C"/>
    <w:rsid w:val="00645E53"/>
    <w:rsid w:val="006469AA"/>
    <w:rsid w:val="00647737"/>
    <w:rsid w:val="0065600C"/>
    <w:rsid w:val="006574B3"/>
    <w:rsid w:val="00660268"/>
    <w:rsid w:val="00661887"/>
    <w:rsid w:val="00664248"/>
    <w:rsid w:val="006672A6"/>
    <w:rsid w:val="00670E8B"/>
    <w:rsid w:val="00674323"/>
    <w:rsid w:val="006779BD"/>
    <w:rsid w:val="006806B6"/>
    <w:rsid w:val="00682553"/>
    <w:rsid w:val="00684B50"/>
    <w:rsid w:val="00693A81"/>
    <w:rsid w:val="00694705"/>
    <w:rsid w:val="006955EF"/>
    <w:rsid w:val="006A3048"/>
    <w:rsid w:val="006B0BAC"/>
    <w:rsid w:val="006B4966"/>
    <w:rsid w:val="006B7ADE"/>
    <w:rsid w:val="006D1C9E"/>
    <w:rsid w:val="006D438A"/>
    <w:rsid w:val="006D4F4C"/>
    <w:rsid w:val="006E0467"/>
    <w:rsid w:val="006E2D8F"/>
    <w:rsid w:val="006E410E"/>
    <w:rsid w:val="006E6282"/>
    <w:rsid w:val="006F2687"/>
    <w:rsid w:val="006F4232"/>
    <w:rsid w:val="006F54C9"/>
    <w:rsid w:val="00707D66"/>
    <w:rsid w:val="00710C68"/>
    <w:rsid w:val="00711504"/>
    <w:rsid w:val="007123A2"/>
    <w:rsid w:val="00712F80"/>
    <w:rsid w:val="00713101"/>
    <w:rsid w:val="0071778D"/>
    <w:rsid w:val="00721D56"/>
    <w:rsid w:val="00727E76"/>
    <w:rsid w:val="00735009"/>
    <w:rsid w:val="0073708F"/>
    <w:rsid w:val="00742EE1"/>
    <w:rsid w:val="00745E21"/>
    <w:rsid w:val="00751DE3"/>
    <w:rsid w:val="00757361"/>
    <w:rsid w:val="00763D4D"/>
    <w:rsid w:val="00771D69"/>
    <w:rsid w:val="0077258F"/>
    <w:rsid w:val="007730ED"/>
    <w:rsid w:val="00774585"/>
    <w:rsid w:val="00775026"/>
    <w:rsid w:val="00775028"/>
    <w:rsid w:val="007773CF"/>
    <w:rsid w:val="0078168B"/>
    <w:rsid w:val="00782AC6"/>
    <w:rsid w:val="00791BCC"/>
    <w:rsid w:val="00791CA2"/>
    <w:rsid w:val="007938D8"/>
    <w:rsid w:val="00797342"/>
    <w:rsid w:val="00797A2B"/>
    <w:rsid w:val="007A36FE"/>
    <w:rsid w:val="007A3780"/>
    <w:rsid w:val="007B0958"/>
    <w:rsid w:val="007B2197"/>
    <w:rsid w:val="007B4639"/>
    <w:rsid w:val="007B5865"/>
    <w:rsid w:val="007C2F59"/>
    <w:rsid w:val="007D3650"/>
    <w:rsid w:val="007E1407"/>
    <w:rsid w:val="007E1E9B"/>
    <w:rsid w:val="007E3A27"/>
    <w:rsid w:val="007E41F7"/>
    <w:rsid w:val="007E4EF3"/>
    <w:rsid w:val="007F2F1E"/>
    <w:rsid w:val="007F3230"/>
    <w:rsid w:val="007F64B8"/>
    <w:rsid w:val="00800322"/>
    <w:rsid w:val="0080378B"/>
    <w:rsid w:val="008037A5"/>
    <w:rsid w:val="0080446C"/>
    <w:rsid w:val="0080498B"/>
    <w:rsid w:val="00810C55"/>
    <w:rsid w:val="00813B34"/>
    <w:rsid w:val="00817B4A"/>
    <w:rsid w:val="0082447D"/>
    <w:rsid w:val="00825BEE"/>
    <w:rsid w:val="00832829"/>
    <w:rsid w:val="0083630C"/>
    <w:rsid w:val="0083732B"/>
    <w:rsid w:val="00842632"/>
    <w:rsid w:val="00843D5F"/>
    <w:rsid w:val="008444AB"/>
    <w:rsid w:val="00846252"/>
    <w:rsid w:val="008500DB"/>
    <w:rsid w:val="008537FD"/>
    <w:rsid w:val="00854540"/>
    <w:rsid w:val="0086151F"/>
    <w:rsid w:val="008771ED"/>
    <w:rsid w:val="00881099"/>
    <w:rsid w:val="008847BB"/>
    <w:rsid w:val="008A1C5E"/>
    <w:rsid w:val="008A5747"/>
    <w:rsid w:val="008A6087"/>
    <w:rsid w:val="008A739D"/>
    <w:rsid w:val="008B15B7"/>
    <w:rsid w:val="008B2B33"/>
    <w:rsid w:val="008C2FD4"/>
    <w:rsid w:val="008C64C0"/>
    <w:rsid w:val="008C673B"/>
    <w:rsid w:val="008D0BC8"/>
    <w:rsid w:val="008E25DB"/>
    <w:rsid w:val="008E76E6"/>
    <w:rsid w:val="008F2713"/>
    <w:rsid w:val="008F2A83"/>
    <w:rsid w:val="008F2E5D"/>
    <w:rsid w:val="008F462F"/>
    <w:rsid w:val="008F4EA6"/>
    <w:rsid w:val="008F5DF2"/>
    <w:rsid w:val="009017FD"/>
    <w:rsid w:val="00901CA9"/>
    <w:rsid w:val="00903687"/>
    <w:rsid w:val="00906FF5"/>
    <w:rsid w:val="00907352"/>
    <w:rsid w:val="009116ED"/>
    <w:rsid w:val="00912233"/>
    <w:rsid w:val="00913B84"/>
    <w:rsid w:val="00915B4C"/>
    <w:rsid w:val="009162EE"/>
    <w:rsid w:val="00917705"/>
    <w:rsid w:val="00917C80"/>
    <w:rsid w:val="00921ED2"/>
    <w:rsid w:val="0092411A"/>
    <w:rsid w:val="009245BE"/>
    <w:rsid w:val="009251BA"/>
    <w:rsid w:val="0093329F"/>
    <w:rsid w:val="00935774"/>
    <w:rsid w:val="00935D94"/>
    <w:rsid w:val="0093672A"/>
    <w:rsid w:val="00941DF4"/>
    <w:rsid w:val="00946C03"/>
    <w:rsid w:val="00947447"/>
    <w:rsid w:val="0095019B"/>
    <w:rsid w:val="00950ED8"/>
    <w:rsid w:val="0095226E"/>
    <w:rsid w:val="0095323E"/>
    <w:rsid w:val="009564C1"/>
    <w:rsid w:val="0095774D"/>
    <w:rsid w:val="009622DA"/>
    <w:rsid w:val="0096237A"/>
    <w:rsid w:val="00970638"/>
    <w:rsid w:val="00970971"/>
    <w:rsid w:val="0097176F"/>
    <w:rsid w:val="00972DC9"/>
    <w:rsid w:val="00981125"/>
    <w:rsid w:val="00981F73"/>
    <w:rsid w:val="00983D7A"/>
    <w:rsid w:val="00987554"/>
    <w:rsid w:val="00987BFC"/>
    <w:rsid w:val="00992C7F"/>
    <w:rsid w:val="00996531"/>
    <w:rsid w:val="009A1D9E"/>
    <w:rsid w:val="009B0E6E"/>
    <w:rsid w:val="009B1A86"/>
    <w:rsid w:val="009B2240"/>
    <w:rsid w:val="009C1C23"/>
    <w:rsid w:val="009C2E38"/>
    <w:rsid w:val="009C5050"/>
    <w:rsid w:val="009C67A5"/>
    <w:rsid w:val="009C6CAA"/>
    <w:rsid w:val="009D105F"/>
    <w:rsid w:val="009D1B1C"/>
    <w:rsid w:val="009D6F83"/>
    <w:rsid w:val="009E1BFF"/>
    <w:rsid w:val="009E20AB"/>
    <w:rsid w:val="009E7E08"/>
    <w:rsid w:val="009F0651"/>
    <w:rsid w:val="009F5A47"/>
    <w:rsid w:val="009F7DFE"/>
    <w:rsid w:val="00A00822"/>
    <w:rsid w:val="00A037F6"/>
    <w:rsid w:val="00A044A8"/>
    <w:rsid w:val="00A04B65"/>
    <w:rsid w:val="00A10DB1"/>
    <w:rsid w:val="00A11182"/>
    <w:rsid w:val="00A1328E"/>
    <w:rsid w:val="00A172B0"/>
    <w:rsid w:val="00A246A6"/>
    <w:rsid w:val="00A265EC"/>
    <w:rsid w:val="00A34850"/>
    <w:rsid w:val="00A35997"/>
    <w:rsid w:val="00A37F8E"/>
    <w:rsid w:val="00A40916"/>
    <w:rsid w:val="00A418D3"/>
    <w:rsid w:val="00A43D90"/>
    <w:rsid w:val="00A462F5"/>
    <w:rsid w:val="00A46433"/>
    <w:rsid w:val="00A467C4"/>
    <w:rsid w:val="00A47993"/>
    <w:rsid w:val="00A535B8"/>
    <w:rsid w:val="00A5502A"/>
    <w:rsid w:val="00A63658"/>
    <w:rsid w:val="00A63853"/>
    <w:rsid w:val="00A6502C"/>
    <w:rsid w:val="00A667DC"/>
    <w:rsid w:val="00A66C13"/>
    <w:rsid w:val="00A70404"/>
    <w:rsid w:val="00A72CC8"/>
    <w:rsid w:val="00A83295"/>
    <w:rsid w:val="00A87209"/>
    <w:rsid w:val="00A87FC7"/>
    <w:rsid w:val="00A9394E"/>
    <w:rsid w:val="00A94546"/>
    <w:rsid w:val="00A95A42"/>
    <w:rsid w:val="00A96076"/>
    <w:rsid w:val="00AA1316"/>
    <w:rsid w:val="00AA1A8C"/>
    <w:rsid w:val="00AA43F7"/>
    <w:rsid w:val="00AA6513"/>
    <w:rsid w:val="00AB0118"/>
    <w:rsid w:val="00AB610A"/>
    <w:rsid w:val="00AB677C"/>
    <w:rsid w:val="00AB7D6F"/>
    <w:rsid w:val="00AC4F2B"/>
    <w:rsid w:val="00AC6E9C"/>
    <w:rsid w:val="00AC70DE"/>
    <w:rsid w:val="00AD1E16"/>
    <w:rsid w:val="00AD23E0"/>
    <w:rsid w:val="00AD7801"/>
    <w:rsid w:val="00AE2A2A"/>
    <w:rsid w:val="00AE4ABE"/>
    <w:rsid w:val="00AE6547"/>
    <w:rsid w:val="00AE6691"/>
    <w:rsid w:val="00AE66E1"/>
    <w:rsid w:val="00AF052F"/>
    <w:rsid w:val="00B019D9"/>
    <w:rsid w:val="00B023D4"/>
    <w:rsid w:val="00B039BF"/>
    <w:rsid w:val="00B06917"/>
    <w:rsid w:val="00B119BD"/>
    <w:rsid w:val="00B12FE4"/>
    <w:rsid w:val="00B14514"/>
    <w:rsid w:val="00B175EF"/>
    <w:rsid w:val="00B17967"/>
    <w:rsid w:val="00B21E25"/>
    <w:rsid w:val="00B2413A"/>
    <w:rsid w:val="00B34523"/>
    <w:rsid w:val="00B36EB8"/>
    <w:rsid w:val="00B40C1B"/>
    <w:rsid w:val="00B513DC"/>
    <w:rsid w:val="00B51CF2"/>
    <w:rsid w:val="00B52231"/>
    <w:rsid w:val="00B52459"/>
    <w:rsid w:val="00B53763"/>
    <w:rsid w:val="00B54BEF"/>
    <w:rsid w:val="00B5519C"/>
    <w:rsid w:val="00B60DB9"/>
    <w:rsid w:val="00B60DEA"/>
    <w:rsid w:val="00B631E0"/>
    <w:rsid w:val="00B6394C"/>
    <w:rsid w:val="00B70AC6"/>
    <w:rsid w:val="00B726DD"/>
    <w:rsid w:val="00B72AF6"/>
    <w:rsid w:val="00B72F81"/>
    <w:rsid w:val="00B73B74"/>
    <w:rsid w:val="00B81918"/>
    <w:rsid w:val="00B838FF"/>
    <w:rsid w:val="00B87742"/>
    <w:rsid w:val="00B94678"/>
    <w:rsid w:val="00B95843"/>
    <w:rsid w:val="00B96638"/>
    <w:rsid w:val="00B97EC8"/>
    <w:rsid w:val="00BA3E68"/>
    <w:rsid w:val="00BB394D"/>
    <w:rsid w:val="00BC5845"/>
    <w:rsid w:val="00BC7ED9"/>
    <w:rsid w:val="00BD59BF"/>
    <w:rsid w:val="00BD6AB2"/>
    <w:rsid w:val="00BD6AFE"/>
    <w:rsid w:val="00BE0A8A"/>
    <w:rsid w:val="00BE67E2"/>
    <w:rsid w:val="00BF0FE2"/>
    <w:rsid w:val="00BF606F"/>
    <w:rsid w:val="00C00F10"/>
    <w:rsid w:val="00C022C7"/>
    <w:rsid w:val="00C0545C"/>
    <w:rsid w:val="00C06B87"/>
    <w:rsid w:val="00C142C9"/>
    <w:rsid w:val="00C14ABB"/>
    <w:rsid w:val="00C152E6"/>
    <w:rsid w:val="00C1538A"/>
    <w:rsid w:val="00C17857"/>
    <w:rsid w:val="00C25C94"/>
    <w:rsid w:val="00C27D7B"/>
    <w:rsid w:val="00C3455F"/>
    <w:rsid w:val="00C44EA4"/>
    <w:rsid w:val="00C45ACE"/>
    <w:rsid w:val="00C47AD6"/>
    <w:rsid w:val="00C47C16"/>
    <w:rsid w:val="00C51DF1"/>
    <w:rsid w:val="00C524ED"/>
    <w:rsid w:val="00C55A30"/>
    <w:rsid w:val="00C56D39"/>
    <w:rsid w:val="00C61E68"/>
    <w:rsid w:val="00C62C44"/>
    <w:rsid w:val="00C67ABF"/>
    <w:rsid w:val="00C74C04"/>
    <w:rsid w:val="00C759A2"/>
    <w:rsid w:val="00C763EC"/>
    <w:rsid w:val="00C76E1C"/>
    <w:rsid w:val="00C81BD0"/>
    <w:rsid w:val="00C86028"/>
    <w:rsid w:val="00C909ED"/>
    <w:rsid w:val="00C91965"/>
    <w:rsid w:val="00C92732"/>
    <w:rsid w:val="00C92EF0"/>
    <w:rsid w:val="00C94107"/>
    <w:rsid w:val="00C956DE"/>
    <w:rsid w:val="00CA374E"/>
    <w:rsid w:val="00CA5C18"/>
    <w:rsid w:val="00CB39CB"/>
    <w:rsid w:val="00CB4597"/>
    <w:rsid w:val="00CB4D80"/>
    <w:rsid w:val="00CC0624"/>
    <w:rsid w:val="00CC197E"/>
    <w:rsid w:val="00CC5016"/>
    <w:rsid w:val="00CC5AB2"/>
    <w:rsid w:val="00CC6746"/>
    <w:rsid w:val="00CD5CAC"/>
    <w:rsid w:val="00CD5FEC"/>
    <w:rsid w:val="00CE0830"/>
    <w:rsid w:val="00CE1D49"/>
    <w:rsid w:val="00CE285F"/>
    <w:rsid w:val="00CE4917"/>
    <w:rsid w:val="00CE4AC5"/>
    <w:rsid w:val="00CE5259"/>
    <w:rsid w:val="00CE59E6"/>
    <w:rsid w:val="00CF07A7"/>
    <w:rsid w:val="00CF0960"/>
    <w:rsid w:val="00CF48C3"/>
    <w:rsid w:val="00CF5F5A"/>
    <w:rsid w:val="00CF626A"/>
    <w:rsid w:val="00CF71E0"/>
    <w:rsid w:val="00CF742E"/>
    <w:rsid w:val="00D00EF2"/>
    <w:rsid w:val="00D03656"/>
    <w:rsid w:val="00D0403E"/>
    <w:rsid w:val="00D04DCA"/>
    <w:rsid w:val="00D04FFA"/>
    <w:rsid w:val="00D055C2"/>
    <w:rsid w:val="00D118E7"/>
    <w:rsid w:val="00D13C51"/>
    <w:rsid w:val="00D13C57"/>
    <w:rsid w:val="00D1419C"/>
    <w:rsid w:val="00D17EA2"/>
    <w:rsid w:val="00D207A4"/>
    <w:rsid w:val="00D23187"/>
    <w:rsid w:val="00D23622"/>
    <w:rsid w:val="00D24287"/>
    <w:rsid w:val="00D34778"/>
    <w:rsid w:val="00D36B1D"/>
    <w:rsid w:val="00D40FE7"/>
    <w:rsid w:val="00D42A20"/>
    <w:rsid w:val="00D52CBC"/>
    <w:rsid w:val="00D562BD"/>
    <w:rsid w:val="00D60CE1"/>
    <w:rsid w:val="00D630B0"/>
    <w:rsid w:val="00D654DA"/>
    <w:rsid w:val="00D7165E"/>
    <w:rsid w:val="00D75133"/>
    <w:rsid w:val="00D771DC"/>
    <w:rsid w:val="00D80FBD"/>
    <w:rsid w:val="00D856CA"/>
    <w:rsid w:val="00D877A3"/>
    <w:rsid w:val="00D92E77"/>
    <w:rsid w:val="00D94F3C"/>
    <w:rsid w:val="00DA23A2"/>
    <w:rsid w:val="00DA3074"/>
    <w:rsid w:val="00DA3771"/>
    <w:rsid w:val="00DB47F6"/>
    <w:rsid w:val="00DC212E"/>
    <w:rsid w:val="00DC4F5D"/>
    <w:rsid w:val="00DC68FA"/>
    <w:rsid w:val="00DC7092"/>
    <w:rsid w:val="00DD0B5C"/>
    <w:rsid w:val="00DD2C24"/>
    <w:rsid w:val="00DE27A5"/>
    <w:rsid w:val="00DE40FF"/>
    <w:rsid w:val="00DF0213"/>
    <w:rsid w:val="00DF0310"/>
    <w:rsid w:val="00DF199F"/>
    <w:rsid w:val="00DF2FEC"/>
    <w:rsid w:val="00DF48C4"/>
    <w:rsid w:val="00DF6FE6"/>
    <w:rsid w:val="00DF77C6"/>
    <w:rsid w:val="00E029AE"/>
    <w:rsid w:val="00E063F5"/>
    <w:rsid w:val="00E06A61"/>
    <w:rsid w:val="00E106BF"/>
    <w:rsid w:val="00E23EFA"/>
    <w:rsid w:val="00E27B9A"/>
    <w:rsid w:val="00E3145D"/>
    <w:rsid w:val="00E318E7"/>
    <w:rsid w:val="00E35F25"/>
    <w:rsid w:val="00E40D15"/>
    <w:rsid w:val="00E41360"/>
    <w:rsid w:val="00E506F8"/>
    <w:rsid w:val="00E50DC6"/>
    <w:rsid w:val="00E53151"/>
    <w:rsid w:val="00E54458"/>
    <w:rsid w:val="00E575C5"/>
    <w:rsid w:val="00E656AC"/>
    <w:rsid w:val="00E6667D"/>
    <w:rsid w:val="00E669BE"/>
    <w:rsid w:val="00E66CC9"/>
    <w:rsid w:val="00E72C27"/>
    <w:rsid w:val="00E72F6D"/>
    <w:rsid w:val="00E73184"/>
    <w:rsid w:val="00E7405B"/>
    <w:rsid w:val="00E76D7A"/>
    <w:rsid w:val="00E80F50"/>
    <w:rsid w:val="00E90058"/>
    <w:rsid w:val="00E9060A"/>
    <w:rsid w:val="00E91302"/>
    <w:rsid w:val="00E95A3F"/>
    <w:rsid w:val="00E96C99"/>
    <w:rsid w:val="00EB4062"/>
    <w:rsid w:val="00EC0AC8"/>
    <w:rsid w:val="00EC1471"/>
    <w:rsid w:val="00EC32A9"/>
    <w:rsid w:val="00ED2A20"/>
    <w:rsid w:val="00ED2CE2"/>
    <w:rsid w:val="00ED5CB6"/>
    <w:rsid w:val="00ED6476"/>
    <w:rsid w:val="00ED7D1F"/>
    <w:rsid w:val="00EE1C74"/>
    <w:rsid w:val="00EE2ACD"/>
    <w:rsid w:val="00EE35C8"/>
    <w:rsid w:val="00EE3D65"/>
    <w:rsid w:val="00EE442E"/>
    <w:rsid w:val="00EE6D33"/>
    <w:rsid w:val="00EF35ED"/>
    <w:rsid w:val="00EF7C5C"/>
    <w:rsid w:val="00F003CD"/>
    <w:rsid w:val="00F0449A"/>
    <w:rsid w:val="00F06339"/>
    <w:rsid w:val="00F10DAF"/>
    <w:rsid w:val="00F11A34"/>
    <w:rsid w:val="00F15D5A"/>
    <w:rsid w:val="00F17319"/>
    <w:rsid w:val="00F20AC8"/>
    <w:rsid w:val="00F22115"/>
    <w:rsid w:val="00F23530"/>
    <w:rsid w:val="00F25E22"/>
    <w:rsid w:val="00F2631C"/>
    <w:rsid w:val="00F264E9"/>
    <w:rsid w:val="00F30E10"/>
    <w:rsid w:val="00F3157F"/>
    <w:rsid w:val="00F31EE7"/>
    <w:rsid w:val="00F40B47"/>
    <w:rsid w:val="00F44056"/>
    <w:rsid w:val="00F45CFD"/>
    <w:rsid w:val="00F600D4"/>
    <w:rsid w:val="00F6069E"/>
    <w:rsid w:val="00F61414"/>
    <w:rsid w:val="00F63A7F"/>
    <w:rsid w:val="00F64248"/>
    <w:rsid w:val="00F66B74"/>
    <w:rsid w:val="00F7007D"/>
    <w:rsid w:val="00F7186E"/>
    <w:rsid w:val="00F76782"/>
    <w:rsid w:val="00F77F80"/>
    <w:rsid w:val="00F809A9"/>
    <w:rsid w:val="00F80FC3"/>
    <w:rsid w:val="00F81308"/>
    <w:rsid w:val="00F83696"/>
    <w:rsid w:val="00F8614D"/>
    <w:rsid w:val="00F86A25"/>
    <w:rsid w:val="00F94AA8"/>
    <w:rsid w:val="00FA1318"/>
    <w:rsid w:val="00FA3B3E"/>
    <w:rsid w:val="00FA5A6E"/>
    <w:rsid w:val="00FA6EBD"/>
    <w:rsid w:val="00FB2213"/>
    <w:rsid w:val="00FB2371"/>
    <w:rsid w:val="00FB6635"/>
    <w:rsid w:val="00FB6AE8"/>
    <w:rsid w:val="00FB7835"/>
    <w:rsid w:val="00FC15DA"/>
    <w:rsid w:val="00FC5B25"/>
    <w:rsid w:val="00FD0C48"/>
    <w:rsid w:val="00FD22FC"/>
    <w:rsid w:val="00FD349F"/>
    <w:rsid w:val="00FD4C27"/>
    <w:rsid w:val="00FD5496"/>
    <w:rsid w:val="00FE04FD"/>
    <w:rsid w:val="00FE255F"/>
    <w:rsid w:val="00FE5C10"/>
    <w:rsid w:val="00FE6643"/>
    <w:rsid w:val="00FF1D66"/>
    <w:rsid w:val="00FF5684"/>
  </w:rsids>
  <m:mathPr>
    <m:mathFont m:val="Cambria Math"/>
    <m:brkBin m:val="before"/>
    <m:brkBinSub m:val="--"/>
    <m:smallFrac m:val="0"/>
    <m:dispDef/>
    <m:lMargin m:val="0"/>
    <m:rMargin m:val="0"/>
    <m:defJc m:val="centerGroup"/>
    <m:wrapIndent m:val="1440"/>
    <m:intLim m:val="subSup"/>
    <m:naryLim m:val="undOvr"/>
  </m:mathPr>
  <w:themeFontLang w:val="en-Z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AF9944"/>
  <w15:docId w15:val="{F1970562-55FA-40F3-9831-2BE04C498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6AC"/>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5C54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D1C9E"/>
    <w:pPr>
      <w:spacing w:before="100" w:beforeAutospacing="1" w:after="100" w:afterAutospacing="1"/>
      <w:outlineLvl w:val="1"/>
    </w:pPr>
    <w:rPr>
      <w:b/>
      <w:bCs/>
      <w:sz w:val="36"/>
      <w:szCs w:val="36"/>
      <w:lang w:val="en-GB"/>
    </w:rPr>
  </w:style>
  <w:style w:type="paragraph" w:styleId="Heading3">
    <w:name w:val="heading 3"/>
    <w:basedOn w:val="Normal"/>
    <w:next w:val="Normal"/>
    <w:link w:val="Heading3Char"/>
    <w:uiPriority w:val="9"/>
    <w:unhideWhenUsed/>
    <w:qFormat/>
    <w:rsid w:val="00E72F6D"/>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E72F6D"/>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669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669BE"/>
    <w:rPr>
      <w:sz w:val="16"/>
      <w:szCs w:val="16"/>
    </w:rPr>
  </w:style>
  <w:style w:type="paragraph" w:styleId="CommentText">
    <w:name w:val="annotation text"/>
    <w:basedOn w:val="Normal"/>
    <w:link w:val="CommentTextChar"/>
    <w:uiPriority w:val="99"/>
    <w:unhideWhenUsed/>
    <w:rsid w:val="00E669BE"/>
    <w:rPr>
      <w:sz w:val="20"/>
      <w:szCs w:val="20"/>
    </w:rPr>
  </w:style>
  <w:style w:type="character" w:customStyle="1" w:styleId="CommentTextChar">
    <w:name w:val="Comment Text Char"/>
    <w:basedOn w:val="DefaultParagraphFont"/>
    <w:link w:val="CommentText"/>
    <w:uiPriority w:val="99"/>
    <w:rsid w:val="00E669BE"/>
    <w:rPr>
      <w:sz w:val="20"/>
      <w:szCs w:val="20"/>
    </w:rPr>
  </w:style>
  <w:style w:type="paragraph" w:styleId="BalloonText">
    <w:name w:val="Balloon Text"/>
    <w:basedOn w:val="Normal"/>
    <w:link w:val="BalloonTextChar"/>
    <w:uiPriority w:val="99"/>
    <w:semiHidden/>
    <w:unhideWhenUsed/>
    <w:rsid w:val="00E669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69BE"/>
    <w:rPr>
      <w:rFonts w:ascii="Segoe UI" w:hAnsi="Segoe UI" w:cs="Segoe UI"/>
      <w:sz w:val="18"/>
      <w:szCs w:val="18"/>
    </w:rPr>
  </w:style>
  <w:style w:type="paragraph" w:customStyle="1" w:styleId="EndNoteBibliographyTitle">
    <w:name w:val="EndNote Bibliography Title"/>
    <w:basedOn w:val="Normal"/>
    <w:link w:val="EndNoteBibliographyTitleChar"/>
    <w:rsid w:val="00E669BE"/>
    <w:pPr>
      <w:jc w:val="center"/>
    </w:pPr>
    <w:rPr>
      <w:rFonts w:ascii="Calibri" w:eastAsiaTheme="minorHAnsi" w:hAnsi="Calibri" w:cs="Calibri"/>
      <w:noProof/>
      <w:sz w:val="22"/>
      <w:szCs w:val="22"/>
      <w:lang w:val="en-US" w:eastAsia="en-US"/>
    </w:rPr>
  </w:style>
  <w:style w:type="character" w:customStyle="1" w:styleId="EndNoteBibliographyTitleChar">
    <w:name w:val="EndNote Bibliography Title Char"/>
    <w:basedOn w:val="DefaultParagraphFont"/>
    <w:link w:val="EndNoteBibliographyTitle"/>
    <w:rsid w:val="00E669BE"/>
    <w:rPr>
      <w:rFonts w:ascii="Calibri" w:hAnsi="Calibri" w:cs="Calibri"/>
      <w:noProof/>
      <w:lang w:val="en-US"/>
    </w:rPr>
  </w:style>
  <w:style w:type="paragraph" w:customStyle="1" w:styleId="EndNoteBibliography">
    <w:name w:val="EndNote Bibliography"/>
    <w:basedOn w:val="Normal"/>
    <w:link w:val="EndNoteBibliographyChar"/>
    <w:rsid w:val="00E669BE"/>
    <w:pPr>
      <w:spacing w:after="160"/>
    </w:pPr>
    <w:rPr>
      <w:rFonts w:ascii="Calibri" w:eastAsiaTheme="minorHAnsi" w:hAnsi="Calibri" w:cs="Calibri"/>
      <w:noProof/>
      <w:sz w:val="22"/>
      <w:szCs w:val="22"/>
      <w:lang w:val="en-US" w:eastAsia="en-US"/>
    </w:rPr>
  </w:style>
  <w:style w:type="character" w:customStyle="1" w:styleId="EndNoteBibliographyChar">
    <w:name w:val="EndNote Bibliography Char"/>
    <w:basedOn w:val="DefaultParagraphFont"/>
    <w:link w:val="EndNoteBibliography"/>
    <w:rsid w:val="00E669BE"/>
    <w:rPr>
      <w:rFonts w:ascii="Calibri" w:hAnsi="Calibri" w:cs="Calibri"/>
      <w:noProof/>
      <w:lang w:val="en-US"/>
    </w:rPr>
  </w:style>
  <w:style w:type="paragraph" w:styleId="NormalWeb">
    <w:name w:val="Normal (Web)"/>
    <w:basedOn w:val="Normal"/>
    <w:uiPriority w:val="99"/>
    <w:unhideWhenUsed/>
    <w:rsid w:val="00B52231"/>
    <w:pPr>
      <w:spacing w:before="100" w:beforeAutospacing="1" w:after="100" w:afterAutospacing="1"/>
    </w:pPr>
    <w:rPr>
      <w:lang w:val="en-US"/>
    </w:rPr>
  </w:style>
  <w:style w:type="paragraph" w:styleId="Caption">
    <w:name w:val="caption"/>
    <w:basedOn w:val="Normal"/>
    <w:next w:val="Normal"/>
    <w:uiPriority w:val="35"/>
    <w:semiHidden/>
    <w:unhideWhenUsed/>
    <w:qFormat/>
    <w:rsid w:val="00273EC6"/>
    <w:pPr>
      <w:spacing w:after="200"/>
    </w:pPr>
    <w:rPr>
      <w:i/>
      <w:iCs/>
      <w:color w:val="44546A" w:themeColor="text2"/>
      <w:sz w:val="18"/>
      <w:szCs w:val="18"/>
      <w:lang w:val="en-US"/>
    </w:rPr>
  </w:style>
  <w:style w:type="paragraph" w:styleId="CommentSubject">
    <w:name w:val="annotation subject"/>
    <w:basedOn w:val="CommentText"/>
    <w:next w:val="CommentText"/>
    <w:link w:val="CommentSubjectChar"/>
    <w:uiPriority w:val="99"/>
    <w:semiHidden/>
    <w:unhideWhenUsed/>
    <w:rsid w:val="000B2421"/>
    <w:rPr>
      <w:b/>
      <w:bCs/>
    </w:rPr>
  </w:style>
  <w:style w:type="character" w:customStyle="1" w:styleId="CommentSubjectChar">
    <w:name w:val="Comment Subject Char"/>
    <w:basedOn w:val="CommentTextChar"/>
    <w:link w:val="CommentSubject"/>
    <w:uiPriority w:val="99"/>
    <w:semiHidden/>
    <w:rsid w:val="000B2421"/>
    <w:rPr>
      <w:b/>
      <w:bCs/>
      <w:sz w:val="20"/>
      <w:szCs w:val="20"/>
    </w:rPr>
  </w:style>
  <w:style w:type="character" w:styleId="PlaceholderText">
    <w:name w:val="Placeholder Text"/>
    <w:basedOn w:val="DefaultParagraphFont"/>
    <w:uiPriority w:val="99"/>
    <w:semiHidden/>
    <w:rsid w:val="00CF07A7"/>
    <w:rPr>
      <w:color w:val="808080"/>
    </w:rPr>
  </w:style>
  <w:style w:type="paragraph" w:styleId="PlainText">
    <w:name w:val="Plain Text"/>
    <w:basedOn w:val="Normal"/>
    <w:link w:val="PlainTextChar"/>
    <w:uiPriority w:val="99"/>
    <w:unhideWhenUsed/>
    <w:rsid w:val="00A96076"/>
    <w:rPr>
      <w:rFonts w:ascii="Consolas" w:hAnsi="Consolas"/>
      <w:sz w:val="21"/>
      <w:szCs w:val="21"/>
      <w:lang w:val="en-GB"/>
    </w:rPr>
  </w:style>
  <w:style w:type="character" w:customStyle="1" w:styleId="PlainTextChar">
    <w:name w:val="Plain Text Char"/>
    <w:basedOn w:val="DefaultParagraphFont"/>
    <w:link w:val="PlainText"/>
    <w:uiPriority w:val="99"/>
    <w:rsid w:val="00A96076"/>
    <w:rPr>
      <w:rFonts w:ascii="Consolas" w:hAnsi="Consolas"/>
      <w:sz w:val="21"/>
      <w:szCs w:val="21"/>
      <w:lang w:val="en-GB"/>
    </w:rPr>
  </w:style>
  <w:style w:type="table" w:styleId="LightShading">
    <w:name w:val="Light Shading"/>
    <w:basedOn w:val="TableNormal"/>
    <w:uiPriority w:val="60"/>
    <w:rsid w:val="00C74C0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FD22FC"/>
    <w:pPr>
      <w:spacing w:after="0" w:line="240" w:lineRule="auto"/>
    </w:pPr>
  </w:style>
  <w:style w:type="character" w:styleId="Hyperlink">
    <w:name w:val="Hyperlink"/>
    <w:basedOn w:val="DefaultParagraphFont"/>
    <w:uiPriority w:val="99"/>
    <w:unhideWhenUsed/>
    <w:rsid w:val="00135D77"/>
    <w:rPr>
      <w:color w:val="0563C1" w:themeColor="hyperlink"/>
      <w:u w:val="single"/>
    </w:rPr>
  </w:style>
  <w:style w:type="character" w:customStyle="1" w:styleId="UnresolvedMention1">
    <w:name w:val="Unresolved Mention1"/>
    <w:basedOn w:val="DefaultParagraphFont"/>
    <w:uiPriority w:val="99"/>
    <w:semiHidden/>
    <w:unhideWhenUsed/>
    <w:rsid w:val="00135D77"/>
    <w:rPr>
      <w:color w:val="605E5C"/>
      <w:shd w:val="clear" w:color="auto" w:fill="E1DFDD"/>
    </w:rPr>
  </w:style>
  <w:style w:type="paragraph" w:styleId="ListParagraph">
    <w:name w:val="List Paragraph"/>
    <w:basedOn w:val="Normal"/>
    <w:uiPriority w:val="34"/>
    <w:qFormat/>
    <w:rsid w:val="00165C3A"/>
    <w:pPr>
      <w:ind w:left="720"/>
      <w:contextualSpacing/>
    </w:pPr>
  </w:style>
  <w:style w:type="table" w:customStyle="1" w:styleId="TableGrid1">
    <w:name w:val="Table Grid1"/>
    <w:basedOn w:val="TableNormal"/>
    <w:next w:val="TableGrid"/>
    <w:uiPriority w:val="59"/>
    <w:rsid w:val="00321B2C"/>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7A3780"/>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D1C9E"/>
    <w:rPr>
      <w:rFonts w:ascii="Times New Roman" w:eastAsia="Times New Roman" w:hAnsi="Times New Roman" w:cs="Times New Roman"/>
      <w:b/>
      <w:bCs/>
      <w:sz w:val="36"/>
      <w:szCs w:val="36"/>
      <w:lang w:val="en-GB"/>
    </w:rPr>
  </w:style>
  <w:style w:type="character" w:customStyle="1" w:styleId="UnresolvedMention2">
    <w:name w:val="Unresolved Mention2"/>
    <w:basedOn w:val="DefaultParagraphFont"/>
    <w:uiPriority w:val="99"/>
    <w:semiHidden/>
    <w:unhideWhenUsed/>
    <w:rsid w:val="006F2687"/>
    <w:rPr>
      <w:color w:val="605E5C"/>
      <w:shd w:val="clear" w:color="auto" w:fill="E1DFDD"/>
    </w:rPr>
  </w:style>
  <w:style w:type="character" w:customStyle="1" w:styleId="bkciteavail">
    <w:name w:val="bk_cite_avail"/>
    <w:basedOn w:val="DefaultParagraphFont"/>
    <w:rsid w:val="00157EF4"/>
  </w:style>
  <w:style w:type="character" w:customStyle="1" w:styleId="apple-converted-space">
    <w:name w:val="apple-converted-space"/>
    <w:basedOn w:val="DefaultParagraphFont"/>
    <w:rsid w:val="00E656AC"/>
  </w:style>
  <w:style w:type="character" w:styleId="LineNumber">
    <w:name w:val="line number"/>
    <w:basedOn w:val="DefaultParagraphFont"/>
    <w:uiPriority w:val="99"/>
    <w:semiHidden/>
    <w:unhideWhenUsed/>
    <w:rsid w:val="003C4EB9"/>
  </w:style>
  <w:style w:type="character" w:styleId="Strong">
    <w:name w:val="Strong"/>
    <w:basedOn w:val="DefaultParagraphFont"/>
    <w:uiPriority w:val="22"/>
    <w:qFormat/>
    <w:rsid w:val="00D34778"/>
    <w:rPr>
      <w:b/>
      <w:bCs/>
    </w:rPr>
  </w:style>
  <w:style w:type="character" w:styleId="Emphasis">
    <w:name w:val="Emphasis"/>
    <w:basedOn w:val="DefaultParagraphFont"/>
    <w:uiPriority w:val="20"/>
    <w:qFormat/>
    <w:rsid w:val="00745E21"/>
    <w:rPr>
      <w:i/>
      <w:iCs/>
    </w:rPr>
  </w:style>
  <w:style w:type="paragraph" w:styleId="Header">
    <w:name w:val="header"/>
    <w:basedOn w:val="Normal"/>
    <w:link w:val="HeaderChar"/>
    <w:uiPriority w:val="99"/>
    <w:unhideWhenUsed/>
    <w:rsid w:val="00EE6D33"/>
    <w:pPr>
      <w:tabs>
        <w:tab w:val="center" w:pos="4513"/>
        <w:tab w:val="right" w:pos="9026"/>
      </w:tabs>
    </w:pPr>
  </w:style>
  <w:style w:type="character" w:customStyle="1" w:styleId="HeaderChar">
    <w:name w:val="Header Char"/>
    <w:basedOn w:val="DefaultParagraphFont"/>
    <w:link w:val="Header"/>
    <w:uiPriority w:val="99"/>
    <w:rsid w:val="00EE6D33"/>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EE6D33"/>
    <w:pPr>
      <w:tabs>
        <w:tab w:val="center" w:pos="4513"/>
        <w:tab w:val="right" w:pos="9026"/>
      </w:tabs>
    </w:pPr>
  </w:style>
  <w:style w:type="character" w:customStyle="1" w:styleId="FooterChar">
    <w:name w:val="Footer Char"/>
    <w:basedOn w:val="DefaultParagraphFont"/>
    <w:link w:val="Footer"/>
    <w:uiPriority w:val="99"/>
    <w:rsid w:val="00EE6D33"/>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E72F6D"/>
    <w:rPr>
      <w:rFonts w:asciiTheme="majorHAnsi" w:eastAsiaTheme="majorEastAsia" w:hAnsiTheme="majorHAnsi" w:cstheme="majorBidi"/>
      <w:b/>
      <w:bCs/>
      <w:color w:val="4472C4" w:themeColor="accent1"/>
      <w:sz w:val="24"/>
      <w:szCs w:val="24"/>
      <w:lang w:eastAsia="en-GB"/>
    </w:rPr>
  </w:style>
  <w:style w:type="character" w:customStyle="1" w:styleId="Heading4Char">
    <w:name w:val="Heading 4 Char"/>
    <w:basedOn w:val="DefaultParagraphFont"/>
    <w:link w:val="Heading4"/>
    <w:uiPriority w:val="9"/>
    <w:semiHidden/>
    <w:rsid w:val="00E72F6D"/>
    <w:rPr>
      <w:rFonts w:asciiTheme="majorHAnsi" w:eastAsiaTheme="majorEastAsia" w:hAnsiTheme="majorHAnsi" w:cstheme="majorBidi"/>
      <w:b/>
      <w:bCs/>
      <w:i/>
      <w:iCs/>
      <w:color w:val="4472C4" w:themeColor="accent1"/>
      <w:sz w:val="24"/>
      <w:szCs w:val="24"/>
      <w:lang w:eastAsia="en-GB"/>
    </w:rPr>
  </w:style>
  <w:style w:type="paragraph" w:styleId="FootnoteText">
    <w:name w:val="footnote text"/>
    <w:basedOn w:val="Normal"/>
    <w:link w:val="FootnoteTextChar"/>
    <w:uiPriority w:val="99"/>
    <w:semiHidden/>
    <w:unhideWhenUsed/>
    <w:rsid w:val="00275369"/>
    <w:rPr>
      <w:sz w:val="20"/>
      <w:szCs w:val="20"/>
    </w:rPr>
  </w:style>
  <w:style w:type="character" w:customStyle="1" w:styleId="FootnoteTextChar">
    <w:name w:val="Footnote Text Char"/>
    <w:basedOn w:val="DefaultParagraphFont"/>
    <w:link w:val="FootnoteText"/>
    <w:uiPriority w:val="99"/>
    <w:semiHidden/>
    <w:rsid w:val="00275369"/>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275369"/>
    <w:rPr>
      <w:vertAlign w:val="superscript"/>
    </w:rPr>
  </w:style>
  <w:style w:type="character" w:customStyle="1" w:styleId="Heading1Char">
    <w:name w:val="Heading 1 Char"/>
    <w:basedOn w:val="DefaultParagraphFont"/>
    <w:link w:val="Heading1"/>
    <w:uiPriority w:val="9"/>
    <w:rsid w:val="005C54BA"/>
    <w:rPr>
      <w:rFonts w:asciiTheme="majorHAnsi" w:eastAsiaTheme="majorEastAsia" w:hAnsiTheme="majorHAnsi" w:cstheme="majorBidi"/>
      <w:color w:val="2F5496" w:themeColor="accent1" w:themeShade="BF"/>
      <w:sz w:val="32"/>
      <w:szCs w:val="32"/>
      <w:lang w:eastAsia="en-GB"/>
    </w:rPr>
  </w:style>
  <w:style w:type="character" w:styleId="UnresolvedMention">
    <w:name w:val="Unresolved Mention"/>
    <w:basedOn w:val="DefaultParagraphFont"/>
    <w:uiPriority w:val="99"/>
    <w:semiHidden/>
    <w:unhideWhenUsed/>
    <w:rsid w:val="00CE28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3027">
      <w:bodyDiv w:val="1"/>
      <w:marLeft w:val="0"/>
      <w:marRight w:val="0"/>
      <w:marTop w:val="0"/>
      <w:marBottom w:val="0"/>
      <w:divBdr>
        <w:top w:val="none" w:sz="0" w:space="0" w:color="auto"/>
        <w:left w:val="none" w:sz="0" w:space="0" w:color="auto"/>
        <w:bottom w:val="none" w:sz="0" w:space="0" w:color="auto"/>
        <w:right w:val="none" w:sz="0" w:space="0" w:color="auto"/>
      </w:divBdr>
    </w:div>
    <w:div w:id="127280805">
      <w:bodyDiv w:val="1"/>
      <w:marLeft w:val="0"/>
      <w:marRight w:val="0"/>
      <w:marTop w:val="0"/>
      <w:marBottom w:val="0"/>
      <w:divBdr>
        <w:top w:val="none" w:sz="0" w:space="0" w:color="auto"/>
        <w:left w:val="none" w:sz="0" w:space="0" w:color="auto"/>
        <w:bottom w:val="none" w:sz="0" w:space="0" w:color="auto"/>
        <w:right w:val="none" w:sz="0" w:space="0" w:color="auto"/>
      </w:divBdr>
    </w:div>
    <w:div w:id="153109512">
      <w:bodyDiv w:val="1"/>
      <w:marLeft w:val="0"/>
      <w:marRight w:val="0"/>
      <w:marTop w:val="0"/>
      <w:marBottom w:val="0"/>
      <w:divBdr>
        <w:top w:val="none" w:sz="0" w:space="0" w:color="auto"/>
        <w:left w:val="none" w:sz="0" w:space="0" w:color="auto"/>
        <w:bottom w:val="none" w:sz="0" w:space="0" w:color="auto"/>
        <w:right w:val="none" w:sz="0" w:space="0" w:color="auto"/>
      </w:divBdr>
    </w:div>
    <w:div w:id="172577788">
      <w:bodyDiv w:val="1"/>
      <w:marLeft w:val="0"/>
      <w:marRight w:val="0"/>
      <w:marTop w:val="0"/>
      <w:marBottom w:val="0"/>
      <w:divBdr>
        <w:top w:val="none" w:sz="0" w:space="0" w:color="auto"/>
        <w:left w:val="none" w:sz="0" w:space="0" w:color="auto"/>
        <w:bottom w:val="none" w:sz="0" w:space="0" w:color="auto"/>
        <w:right w:val="none" w:sz="0" w:space="0" w:color="auto"/>
      </w:divBdr>
    </w:div>
    <w:div w:id="191236938">
      <w:bodyDiv w:val="1"/>
      <w:marLeft w:val="0"/>
      <w:marRight w:val="0"/>
      <w:marTop w:val="0"/>
      <w:marBottom w:val="0"/>
      <w:divBdr>
        <w:top w:val="none" w:sz="0" w:space="0" w:color="auto"/>
        <w:left w:val="none" w:sz="0" w:space="0" w:color="auto"/>
        <w:bottom w:val="none" w:sz="0" w:space="0" w:color="auto"/>
        <w:right w:val="none" w:sz="0" w:space="0" w:color="auto"/>
      </w:divBdr>
      <w:divsChild>
        <w:div w:id="708575592">
          <w:marLeft w:val="0"/>
          <w:marRight w:val="0"/>
          <w:marTop w:val="0"/>
          <w:marBottom w:val="0"/>
          <w:divBdr>
            <w:top w:val="single" w:sz="18" w:space="0" w:color="3E72A6"/>
            <w:left w:val="single" w:sz="18" w:space="0" w:color="3E72A6"/>
            <w:bottom w:val="single" w:sz="18" w:space="0" w:color="3E72A6"/>
            <w:right w:val="single" w:sz="18" w:space="0" w:color="3E72A6"/>
          </w:divBdr>
          <w:divsChild>
            <w:div w:id="2022319218">
              <w:marLeft w:val="0"/>
              <w:marRight w:val="0"/>
              <w:marTop w:val="0"/>
              <w:marBottom w:val="0"/>
              <w:divBdr>
                <w:top w:val="none" w:sz="0" w:space="0" w:color="auto"/>
                <w:left w:val="none" w:sz="0" w:space="0" w:color="auto"/>
                <w:bottom w:val="none" w:sz="0" w:space="0" w:color="auto"/>
                <w:right w:val="none" w:sz="0" w:space="0" w:color="auto"/>
              </w:divBdr>
              <w:divsChild>
                <w:div w:id="167098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015668">
      <w:bodyDiv w:val="1"/>
      <w:marLeft w:val="0"/>
      <w:marRight w:val="0"/>
      <w:marTop w:val="0"/>
      <w:marBottom w:val="0"/>
      <w:divBdr>
        <w:top w:val="none" w:sz="0" w:space="0" w:color="auto"/>
        <w:left w:val="none" w:sz="0" w:space="0" w:color="auto"/>
        <w:bottom w:val="none" w:sz="0" w:space="0" w:color="auto"/>
        <w:right w:val="none" w:sz="0" w:space="0" w:color="auto"/>
      </w:divBdr>
    </w:div>
    <w:div w:id="273832852">
      <w:bodyDiv w:val="1"/>
      <w:marLeft w:val="0"/>
      <w:marRight w:val="0"/>
      <w:marTop w:val="0"/>
      <w:marBottom w:val="0"/>
      <w:divBdr>
        <w:top w:val="none" w:sz="0" w:space="0" w:color="auto"/>
        <w:left w:val="none" w:sz="0" w:space="0" w:color="auto"/>
        <w:bottom w:val="none" w:sz="0" w:space="0" w:color="auto"/>
        <w:right w:val="none" w:sz="0" w:space="0" w:color="auto"/>
      </w:divBdr>
    </w:div>
    <w:div w:id="301665336">
      <w:bodyDiv w:val="1"/>
      <w:marLeft w:val="0"/>
      <w:marRight w:val="0"/>
      <w:marTop w:val="0"/>
      <w:marBottom w:val="0"/>
      <w:divBdr>
        <w:top w:val="none" w:sz="0" w:space="0" w:color="auto"/>
        <w:left w:val="none" w:sz="0" w:space="0" w:color="auto"/>
        <w:bottom w:val="none" w:sz="0" w:space="0" w:color="auto"/>
        <w:right w:val="none" w:sz="0" w:space="0" w:color="auto"/>
      </w:divBdr>
    </w:div>
    <w:div w:id="346909350">
      <w:bodyDiv w:val="1"/>
      <w:marLeft w:val="0"/>
      <w:marRight w:val="0"/>
      <w:marTop w:val="0"/>
      <w:marBottom w:val="0"/>
      <w:divBdr>
        <w:top w:val="none" w:sz="0" w:space="0" w:color="auto"/>
        <w:left w:val="none" w:sz="0" w:space="0" w:color="auto"/>
        <w:bottom w:val="none" w:sz="0" w:space="0" w:color="auto"/>
        <w:right w:val="none" w:sz="0" w:space="0" w:color="auto"/>
      </w:divBdr>
    </w:div>
    <w:div w:id="388457553">
      <w:bodyDiv w:val="1"/>
      <w:marLeft w:val="0"/>
      <w:marRight w:val="0"/>
      <w:marTop w:val="0"/>
      <w:marBottom w:val="0"/>
      <w:divBdr>
        <w:top w:val="none" w:sz="0" w:space="0" w:color="auto"/>
        <w:left w:val="none" w:sz="0" w:space="0" w:color="auto"/>
        <w:bottom w:val="none" w:sz="0" w:space="0" w:color="auto"/>
        <w:right w:val="none" w:sz="0" w:space="0" w:color="auto"/>
      </w:divBdr>
    </w:div>
    <w:div w:id="440803561">
      <w:bodyDiv w:val="1"/>
      <w:marLeft w:val="0"/>
      <w:marRight w:val="0"/>
      <w:marTop w:val="0"/>
      <w:marBottom w:val="0"/>
      <w:divBdr>
        <w:top w:val="none" w:sz="0" w:space="0" w:color="auto"/>
        <w:left w:val="none" w:sz="0" w:space="0" w:color="auto"/>
        <w:bottom w:val="none" w:sz="0" w:space="0" w:color="auto"/>
        <w:right w:val="none" w:sz="0" w:space="0" w:color="auto"/>
      </w:divBdr>
    </w:div>
    <w:div w:id="489062239">
      <w:bodyDiv w:val="1"/>
      <w:marLeft w:val="0"/>
      <w:marRight w:val="0"/>
      <w:marTop w:val="0"/>
      <w:marBottom w:val="0"/>
      <w:divBdr>
        <w:top w:val="none" w:sz="0" w:space="0" w:color="auto"/>
        <w:left w:val="none" w:sz="0" w:space="0" w:color="auto"/>
        <w:bottom w:val="none" w:sz="0" w:space="0" w:color="auto"/>
        <w:right w:val="none" w:sz="0" w:space="0" w:color="auto"/>
      </w:divBdr>
    </w:div>
    <w:div w:id="531959758">
      <w:bodyDiv w:val="1"/>
      <w:marLeft w:val="0"/>
      <w:marRight w:val="0"/>
      <w:marTop w:val="0"/>
      <w:marBottom w:val="0"/>
      <w:divBdr>
        <w:top w:val="none" w:sz="0" w:space="0" w:color="auto"/>
        <w:left w:val="none" w:sz="0" w:space="0" w:color="auto"/>
        <w:bottom w:val="none" w:sz="0" w:space="0" w:color="auto"/>
        <w:right w:val="none" w:sz="0" w:space="0" w:color="auto"/>
      </w:divBdr>
    </w:div>
    <w:div w:id="540436239">
      <w:bodyDiv w:val="1"/>
      <w:marLeft w:val="0"/>
      <w:marRight w:val="0"/>
      <w:marTop w:val="0"/>
      <w:marBottom w:val="0"/>
      <w:divBdr>
        <w:top w:val="none" w:sz="0" w:space="0" w:color="auto"/>
        <w:left w:val="none" w:sz="0" w:space="0" w:color="auto"/>
        <w:bottom w:val="none" w:sz="0" w:space="0" w:color="auto"/>
        <w:right w:val="none" w:sz="0" w:space="0" w:color="auto"/>
      </w:divBdr>
    </w:div>
    <w:div w:id="565117414">
      <w:bodyDiv w:val="1"/>
      <w:marLeft w:val="0"/>
      <w:marRight w:val="0"/>
      <w:marTop w:val="0"/>
      <w:marBottom w:val="0"/>
      <w:divBdr>
        <w:top w:val="none" w:sz="0" w:space="0" w:color="auto"/>
        <w:left w:val="none" w:sz="0" w:space="0" w:color="auto"/>
        <w:bottom w:val="none" w:sz="0" w:space="0" w:color="auto"/>
        <w:right w:val="none" w:sz="0" w:space="0" w:color="auto"/>
      </w:divBdr>
    </w:div>
    <w:div w:id="644169111">
      <w:bodyDiv w:val="1"/>
      <w:marLeft w:val="0"/>
      <w:marRight w:val="0"/>
      <w:marTop w:val="0"/>
      <w:marBottom w:val="0"/>
      <w:divBdr>
        <w:top w:val="none" w:sz="0" w:space="0" w:color="auto"/>
        <w:left w:val="none" w:sz="0" w:space="0" w:color="auto"/>
        <w:bottom w:val="none" w:sz="0" w:space="0" w:color="auto"/>
        <w:right w:val="none" w:sz="0" w:space="0" w:color="auto"/>
      </w:divBdr>
    </w:div>
    <w:div w:id="645939649">
      <w:bodyDiv w:val="1"/>
      <w:marLeft w:val="0"/>
      <w:marRight w:val="0"/>
      <w:marTop w:val="0"/>
      <w:marBottom w:val="0"/>
      <w:divBdr>
        <w:top w:val="none" w:sz="0" w:space="0" w:color="auto"/>
        <w:left w:val="none" w:sz="0" w:space="0" w:color="auto"/>
        <w:bottom w:val="none" w:sz="0" w:space="0" w:color="auto"/>
        <w:right w:val="none" w:sz="0" w:space="0" w:color="auto"/>
      </w:divBdr>
    </w:div>
    <w:div w:id="704061348">
      <w:bodyDiv w:val="1"/>
      <w:marLeft w:val="0"/>
      <w:marRight w:val="0"/>
      <w:marTop w:val="0"/>
      <w:marBottom w:val="0"/>
      <w:divBdr>
        <w:top w:val="none" w:sz="0" w:space="0" w:color="auto"/>
        <w:left w:val="none" w:sz="0" w:space="0" w:color="auto"/>
        <w:bottom w:val="none" w:sz="0" w:space="0" w:color="auto"/>
        <w:right w:val="none" w:sz="0" w:space="0" w:color="auto"/>
      </w:divBdr>
    </w:div>
    <w:div w:id="766390238">
      <w:bodyDiv w:val="1"/>
      <w:marLeft w:val="0"/>
      <w:marRight w:val="0"/>
      <w:marTop w:val="0"/>
      <w:marBottom w:val="0"/>
      <w:divBdr>
        <w:top w:val="none" w:sz="0" w:space="0" w:color="auto"/>
        <w:left w:val="none" w:sz="0" w:space="0" w:color="auto"/>
        <w:bottom w:val="none" w:sz="0" w:space="0" w:color="auto"/>
        <w:right w:val="none" w:sz="0" w:space="0" w:color="auto"/>
      </w:divBdr>
      <w:divsChild>
        <w:div w:id="655261476">
          <w:marLeft w:val="60"/>
          <w:marRight w:val="0"/>
          <w:marTop w:val="0"/>
          <w:marBottom w:val="0"/>
          <w:divBdr>
            <w:top w:val="none" w:sz="0" w:space="0" w:color="auto"/>
            <w:left w:val="single" w:sz="24" w:space="0" w:color="99C6D7"/>
            <w:bottom w:val="none" w:sz="0" w:space="0" w:color="auto"/>
            <w:right w:val="none" w:sz="0" w:space="0" w:color="auto"/>
          </w:divBdr>
        </w:div>
      </w:divsChild>
    </w:div>
    <w:div w:id="904148525">
      <w:bodyDiv w:val="1"/>
      <w:marLeft w:val="0"/>
      <w:marRight w:val="0"/>
      <w:marTop w:val="0"/>
      <w:marBottom w:val="0"/>
      <w:divBdr>
        <w:top w:val="none" w:sz="0" w:space="0" w:color="auto"/>
        <w:left w:val="none" w:sz="0" w:space="0" w:color="auto"/>
        <w:bottom w:val="none" w:sz="0" w:space="0" w:color="auto"/>
        <w:right w:val="none" w:sz="0" w:space="0" w:color="auto"/>
      </w:divBdr>
    </w:div>
    <w:div w:id="912084716">
      <w:bodyDiv w:val="1"/>
      <w:marLeft w:val="0"/>
      <w:marRight w:val="0"/>
      <w:marTop w:val="0"/>
      <w:marBottom w:val="0"/>
      <w:divBdr>
        <w:top w:val="none" w:sz="0" w:space="0" w:color="auto"/>
        <w:left w:val="none" w:sz="0" w:space="0" w:color="auto"/>
        <w:bottom w:val="none" w:sz="0" w:space="0" w:color="auto"/>
        <w:right w:val="none" w:sz="0" w:space="0" w:color="auto"/>
      </w:divBdr>
    </w:div>
    <w:div w:id="946887551">
      <w:bodyDiv w:val="1"/>
      <w:marLeft w:val="0"/>
      <w:marRight w:val="0"/>
      <w:marTop w:val="0"/>
      <w:marBottom w:val="0"/>
      <w:divBdr>
        <w:top w:val="none" w:sz="0" w:space="0" w:color="auto"/>
        <w:left w:val="none" w:sz="0" w:space="0" w:color="auto"/>
        <w:bottom w:val="none" w:sz="0" w:space="0" w:color="auto"/>
        <w:right w:val="none" w:sz="0" w:space="0" w:color="auto"/>
      </w:divBdr>
    </w:div>
    <w:div w:id="957226491">
      <w:bodyDiv w:val="1"/>
      <w:marLeft w:val="0"/>
      <w:marRight w:val="0"/>
      <w:marTop w:val="0"/>
      <w:marBottom w:val="0"/>
      <w:divBdr>
        <w:top w:val="none" w:sz="0" w:space="0" w:color="auto"/>
        <w:left w:val="none" w:sz="0" w:space="0" w:color="auto"/>
        <w:bottom w:val="none" w:sz="0" w:space="0" w:color="auto"/>
        <w:right w:val="none" w:sz="0" w:space="0" w:color="auto"/>
      </w:divBdr>
    </w:div>
    <w:div w:id="966087671">
      <w:bodyDiv w:val="1"/>
      <w:marLeft w:val="0"/>
      <w:marRight w:val="0"/>
      <w:marTop w:val="0"/>
      <w:marBottom w:val="0"/>
      <w:divBdr>
        <w:top w:val="none" w:sz="0" w:space="0" w:color="auto"/>
        <w:left w:val="none" w:sz="0" w:space="0" w:color="auto"/>
        <w:bottom w:val="none" w:sz="0" w:space="0" w:color="auto"/>
        <w:right w:val="none" w:sz="0" w:space="0" w:color="auto"/>
      </w:divBdr>
    </w:div>
    <w:div w:id="993919013">
      <w:bodyDiv w:val="1"/>
      <w:marLeft w:val="0"/>
      <w:marRight w:val="0"/>
      <w:marTop w:val="0"/>
      <w:marBottom w:val="0"/>
      <w:divBdr>
        <w:top w:val="none" w:sz="0" w:space="0" w:color="auto"/>
        <w:left w:val="none" w:sz="0" w:space="0" w:color="auto"/>
        <w:bottom w:val="none" w:sz="0" w:space="0" w:color="auto"/>
        <w:right w:val="none" w:sz="0" w:space="0" w:color="auto"/>
      </w:divBdr>
    </w:div>
    <w:div w:id="1021861521">
      <w:bodyDiv w:val="1"/>
      <w:marLeft w:val="0"/>
      <w:marRight w:val="0"/>
      <w:marTop w:val="0"/>
      <w:marBottom w:val="0"/>
      <w:divBdr>
        <w:top w:val="none" w:sz="0" w:space="0" w:color="auto"/>
        <w:left w:val="none" w:sz="0" w:space="0" w:color="auto"/>
        <w:bottom w:val="none" w:sz="0" w:space="0" w:color="auto"/>
        <w:right w:val="none" w:sz="0" w:space="0" w:color="auto"/>
      </w:divBdr>
    </w:div>
    <w:div w:id="1027635084">
      <w:bodyDiv w:val="1"/>
      <w:marLeft w:val="0"/>
      <w:marRight w:val="0"/>
      <w:marTop w:val="0"/>
      <w:marBottom w:val="0"/>
      <w:divBdr>
        <w:top w:val="none" w:sz="0" w:space="0" w:color="auto"/>
        <w:left w:val="none" w:sz="0" w:space="0" w:color="auto"/>
        <w:bottom w:val="none" w:sz="0" w:space="0" w:color="auto"/>
        <w:right w:val="none" w:sz="0" w:space="0" w:color="auto"/>
      </w:divBdr>
    </w:div>
    <w:div w:id="1046560437">
      <w:bodyDiv w:val="1"/>
      <w:marLeft w:val="0"/>
      <w:marRight w:val="0"/>
      <w:marTop w:val="0"/>
      <w:marBottom w:val="0"/>
      <w:divBdr>
        <w:top w:val="none" w:sz="0" w:space="0" w:color="auto"/>
        <w:left w:val="none" w:sz="0" w:space="0" w:color="auto"/>
        <w:bottom w:val="none" w:sz="0" w:space="0" w:color="auto"/>
        <w:right w:val="none" w:sz="0" w:space="0" w:color="auto"/>
      </w:divBdr>
    </w:div>
    <w:div w:id="1090464282">
      <w:bodyDiv w:val="1"/>
      <w:marLeft w:val="0"/>
      <w:marRight w:val="0"/>
      <w:marTop w:val="0"/>
      <w:marBottom w:val="0"/>
      <w:divBdr>
        <w:top w:val="none" w:sz="0" w:space="0" w:color="auto"/>
        <w:left w:val="none" w:sz="0" w:space="0" w:color="auto"/>
        <w:bottom w:val="none" w:sz="0" w:space="0" w:color="auto"/>
        <w:right w:val="none" w:sz="0" w:space="0" w:color="auto"/>
      </w:divBdr>
    </w:div>
    <w:div w:id="1230966210">
      <w:bodyDiv w:val="1"/>
      <w:marLeft w:val="0"/>
      <w:marRight w:val="0"/>
      <w:marTop w:val="0"/>
      <w:marBottom w:val="0"/>
      <w:divBdr>
        <w:top w:val="none" w:sz="0" w:space="0" w:color="auto"/>
        <w:left w:val="none" w:sz="0" w:space="0" w:color="auto"/>
        <w:bottom w:val="none" w:sz="0" w:space="0" w:color="auto"/>
        <w:right w:val="none" w:sz="0" w:space="0" w:color="auto"/>
      </w:divBdr>
    </w:div>
    <w:div w:id="1256788346">
      <w:bodyDiv w:val="1"/>
      <w:marLeft w:val="0"/>
      <w:marRight w:val="0"/>
      <w:marTop w:val="0"/>
      <w:marBottom w:val="0"/>
      <w:divBdr>
        <w:top w:val="none" w:sz="0" w:space="0" w:color="auto"/>
        <w:left w:val="none" w:sz="0" w:space="0" w:color="auto"/>
        <w:bottom w:val="none" w:sz="0" w:space="0" w:color="auto"/>
        <w:right w:val="none" w:sz="0" w:space="0" w:color="auto"/>
      </w:divBdr>
    </w:div>
    <w:div w:id="1284926133">
      <w:bodyDiv w:val="1"/>
      <w:marLeft w:val="0"/>
      <w:marRight w:val="0"/>
      <w:marTop w:val="0"/>
      <w:marBottom w:val="0"/>
      <w:divBdr>
        <w:top w:val="none" w:sz="0" w:space="0" w:color="auto"/>
        <w:left w:val="none" w:sz="0" w:space="0" w:color="auto"/>
        <w:bottom w:val="none" w:sz="0" w:space="0" w:color="auto"/>
        <w:right w:val="none" w:sz="0" w:space="0" w:color="auto"/>
      </w:divBdr>
    </w:div>
    <w:div w:id="1312517771">
      <w:bodyDiv w:val="1"/>
      <w:marLeft w:val="0"/>
      <w:marRight w:val="0"/>
      <w:marTop w:val="0"/>
      <w:marBottom w:val="0"/>
      <w:divBdr>
        <w:top w:val="none" w:sz="0" w:space="0" w:color="auto"/>
        <w:left w:val="none" w:sz="0" w:space="0" w:color="auto"/>
        <w:bottom w:val="none" w:sz="0" w:space="0" w:color="auto"/>
        <w:right w:val="none" w:sz="0" w:space="0" w:color="auto"/>
      </w:divBdr>
    </w:div>
    <w:div w:id="1400202153">
      <w:bodyDiv w:val="1"/>
      <w:marLeft w:val="0"/>
      <w:marRight w:val="0"/>
      <w:marTop w:val="0"/>
      <w:marBottom w:val="0"/>
      <w:divBdr>
        <w:top w:val="none" w:sz="0" w:space="0" w:color="auto"/>
        <w:left w:val="none" w:sz="0" w:space="0" w:color="auto"/>
        <w:bottom w:val="none" w:sz="0" w:space="0" w:color="auto"/>
        <w:right w:val="none" w:sz="0" w:space="0" w:color="auto"/>
      </w:divBdr>
    </w:div>
    <w:div w:id="1413772639">
      <w:bodyDiv w:val="1"/>
      <w:marLeft w:val="0"/>
      <w:marRight w:val="0"/>
      <w:marTop w:val="0"/>
      <w:marBottom w:val="0"/>
      <w:divBdr>
        <w:top w:val="none" w:sz="0" w:space="0" w:color="auto"/>
        <w:left w:val="none" w:sz="0" w:space="0" w:color="auto"/>
        <w:bottom w:val="none" w:sz="0" w:space="0" w:color="auto"/>
        <w:right w:val="none" w:sz="0" w:space="0" w:color="auto"/>
      </w:divBdr>
    </w:div>
    <w:div w:id="1480078732">
      <w:bodyDiv w:val="1"/>
      <w:marLeft w:val="0"/>
      <w:marRight w:val="0"/>
      <w:marTop w:val="0"/>
      <w:marBottom w:val="0"/>
      <w:divBdr>
        <w:top w:val="none" w:sz="0" w:space="0" w:color="auto"/>
        <w:left w:val="none" w:sz="0" w:space="0" w:color="auto"/>
        <w:bottom w:val="none" w:sz="0" w:space="0" w:color="auto"/>
        <w:right w:val="none" w:sz="0" w:space="0" w:color="auto"/>
      </w:divBdr>
      <w:divsChild>
        <w:div w:id="462389126">
          <w:marLeft w:val="-115"/>
          <w:marRight w:val="0"/>
          <w:marTop w:val="0"/>
          <w:marBottom w:val="0"/>
          <w:divBdr>
            <w:top w:val="none" w:sz="0" w:space="0" w:color="auto"/>
            <w:left w:val="none" w:sz="0" w:space="0" w:color="auto"/>
            <w:bottom w:val="none" w:sz="0" w:space="0" w:color="auto"/>
            <w:right w:val="none" w:sz="0" w:space="0" w:color="auto"/>
          </w:divBdr>
        </w:div>
      </w:divsChild>
    </w:div>
    <w:div w:id="1507477517">
      <w:bodyDiv w:val="1"/>
      <w:marLeft w:val="0"/>
      <w:marRight w:val="0"/>
      <w:marTop w:val="0"/>
      <w:marBottom w:val="0"/>
      <w:divBdr>
        <w:top w:val="none" w:sz="0" w:space="0" w:color="auto"/>
        <w:left w:val="none" w:sz="0" w:space="0" w:color="auto"/>
        <w:bottom w:val="none" w:sz="0" w:space="0" w:color="auto"/>
        <w:right w:val="none" w:sz="0" w:space="0" w:color="auto"/>
      </w:divBdr>
    </w:div>
    <w:div w:id="1540974079">
      <w:bodyDiv w:val="1"/>
      <w:marLeft w:val="0"/>
      <w:marRight w:val="0"/>
      <w:marTop w:val="0"/>
      <w:marBottom w:val="0"/>
      <w:divBdr>
        <w:top w:val="none" w:sz="0" w:space="0" w:color="auto"/>
        <w:left w:val="none" w:sz="0" w:space="0" w:color="auto"/>
        <w:bottom w:val="none" w:sz="0" w:space="0" w:color="auto"/>
        <w:right w:val="none" w:sz="0" w:space="0" w:color="auto"/>
      </w:divBdr>
    </w:div>
    <w:div w:id="1548101914">
      <w:bodyDiv w:val="1"/>
      <w:marLeft w:val="0"/>
      <w:marRight w:val="0"/>
      <w:marTop w:val="0"/>
      <w:marBottom w:val="0"/>
      <w:divBdr>
        <w:top w:val="none" w:sz="0" w:space="0" w:color="auto"/>
        <w:left w:val="none" w:sz="0" w:space="0" w:color="auto"/>
        <w:bottom w:val="none" w:sz="0" w:space="0" w:color="auto"/>
        <w:right w:val="none" w:sz="0" w:space="0" w:color="auto"/>
      </w:divBdr>
    </w:div>
    <w:div w:id="1563101678">
      <w:bodyDiv w:val="1"/>
      <w:marLeft w:val="0"/>
      <w:marRight w:val="0"/>
      <w:marTop w:val="0"/>
      <w:marBottom w:val="0"/>
      <w:divBdr>
        <w:top w:val="none" w:sz="0" w:space="0" w:color="auto"/>
        <w:left w:val="none" w:sz="0" w:space="0" w:color="auto"/>
        <w:bottom w:val="none" w:sz="0" w:space="0" w:color="auto"/>
        <w:right w:val="none" w:sz="0" w:space="0" w:color="auto"/>
      </w:divBdr>
    </w:div>
    <w:div w:id="1630164215">
      <w:bodyDiv w:val="1"/>
      <w:marLeft w:val="0"/>
      <w:marRight w:val="0"/>
      <w:marTop w:val="0"/>
      <w:marBottom w:val="0"/>
      <w:divBdr>
        <w:top w:val="none" w:sz="0" w:space="0" w:color="auto"/>
        <w:left w:val="none" w:sz="0" w:space="0" w:color="auto"/>
        <w:bottom w:val="none" w:sz="0" w:space="0" w:color="auto"/>
        <w:right w:val="none" w:sz="0" w:space="0" w:color="auto"/>
      </w:divBdr>
    </w:div>
    <w:div w:id="1670987742">
      <w:bodyDiv w:val="1"/>
      <w:marLeft w:val="0"/>
      <w:marRight w:val="0"/>
      <w:marTop w:val="0"/>
      <w:marBottom w:val="0"/>
      <w:divBdr>
        <w:top w:val="none" w:sz="0" w:space="0" w:color="auto"/>
        <w:left w:val="none" w:sz="0" w:space="0" w:color="auto"/>
        <w:bottom w:val="none" w:sz="0" w:space="0" w:color="auto"/>
        <w:right w:val="none" w:sz="0" w:space="0" w:color="auto"/>
      </w:divBdr>
    </w:div>
    <w:div w:id="1771393013">
      <w:bodyDiv w:val="1"/>
      <w:marLeft w:val="0"/>
      <w:marRight w:val="0"/>
      <w:marTop w:val="0"/>
      <w:marBottom w:val="0"/>
      <w:divBdr>
        <w:top w:val="none" w:sz="0" w:space="0" w:color="auto"/>
        <w:left w:val="none" w:sz="0" w:space="0" w:color="auto"/>
        <w:bottom w:val="none" w:sz="0" w:space="0" w:color="auto"/>
        <w:right w:val="none" w:sz="0" w:space="0" w:color="auto"/>
      </w:divBdr>
    </w:div>
    <w:div w:id="1918244459">
      <w:bodyDiv w:val="1"/>
      <w:marLeft w:val="0"/>
      <w:marRight w:val="0"/>
      <w:marTop w:val="0"/>
      <w:marBottom w:val="0"/>
      <w:divBdr>
        <w:top w:val="none" w:sz="0" w:space="0" w:color="auto"/>
        <w:left w:val="none" w:sz="0" w:space="0" w:color="auto"/>
        <w:bottom w:val="none" w:sz="0" w:space="0" w:color="auto"/>
        <w:right w:val="none" w:sz="0" w:space="0" w:color="auto"/>
      </w:divBdr>
    </w:div>
    <w:div w:id="1927033568">
      <w:bodyDiv w:val="1"/>
      <w:marLeft w:val="0"/>
      <w:marRight w:val="0"/>
      <w:marTop w:val="0"/>
      <w:marBottom w:val="0"/>
      <w:divBdr>
        <w:top w:val="none" w:sz="0" w:space="0" w:color="auto"/>
        <w:left w:val="none" w:sz="0" w:space="0" w:color="auto"/>
        <w:bottom w:val="none" w:sz="0" w:space="0" w:color="auto"/>
        <w:right w:val="none" w:sz="0" w:space="0" w:color="auto"/>
      </w:divBdr>
    </w:div>
    <w:div w:id="2053573902">
      <w:bodyDiv w:val="1"/>
      <w:marLeft w:val="0"/>
      <w:marRight w:val="0"/>
      <w:marTop w:val="0"/>
      <w:marBottom w:val="0"/>
      <w:divBdr>
        <w:top w:val="none" w:sz="0" w:space="0" w:color="auto"/>
        <w:left w:val="none" w:sz="0" w:space="0" w:color="auto"/>
        <w:bottom w:val="none" w:sz="0" w:space="0" w:color="auto"/>
        <w:right w:val="none" w:sz="0" w:space="0" w:color="auto"/>
      </w:divBdr>
    </w:div>
    <w:div w:id="2075548116">
      <w:bodyDiv w:val="1"/>
      <w:marLeft w:val="0"/>
      <w:marRight w:val="0"/>
      <w:marTop w:val="0"/>
      <w:marBottom w:val="0"/>
      <w:divBdr>
        <w:top w:val="none" w:sz="0" w:space="0" w:color="auto"/>
        <w:left w:val="none" w:sz="0" w:space="0" w:color="auto"/>
        <w:bottom w:val="none" w:sz="0" w:space="0" w:color="auto"/>
        <w:right w:val="none" w:sz="0" w:space="0" w:color="auto"/>
      </w:divBdr>
      <w:divsChild>
        <w:div w:id="721053316">
          <w:marLeft w:val="60"/>
          <w:marRight w:val="0"/>
          <w:marTop w:val="0"/>
          <w:marBottom w:val="0"/>
          <w:divBdr>
            <w:top w:val="none" w:sz="0" w:space="0" w:color="auto"/>
            <w:left w:val="single" w:sz="24" w:space="0" w:color="99C6D7"/>
            <w:bottom w:val="none" w:sz="0" w:space="0" w:color="auto"/>
            <w:right w:val="none" w:sz="0" w:space="0" w:color="auto"/>
          </w:divBdr>
        </w:div>
      </w:divsChild>
    </w:div>
    <w:div w:id="212692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tiff"/><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h3africa.org/index.php/consortium/the-rhdgennetwork-genetics-of-rheumatic-heart-disease-andmolecular-epidemiology-of-streptococcuspyogenes-pharyngitis/"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F6673513213E47851DA09FACF84433" ma:contentTypeVersion="8" ma:contentTypeDescription="Create a new document." ma:contentTypeScope="" ma:versionID="e1a75e0fab271d585da931246fb4a02d">
  <xsd:schema xmlns:xsd="http://www.w3.org/2001/XMLSchema" xmlns:xs="http://www.w3.org/2001/XMLSchema" xmlns:p="http://schemas.microsoft.com/office/2006/metadata/properties" xmlns:ns3="db4257c5-c1bb-4f42-817a-c5ed313d6230" targetNamespace="http://schemas.microsoft.com/office/2006/metadata/properties" ma:root="true" ma:fieldsID="a29329bed6a40d7d07c0017bec002674" ns3:_="">
    <xsd:import namespace="db4257c5-c1bb-4f42-817a-c5ed313d62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4257c5-c1bb-4f42-817a-c5ed313d62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FF9717-97F1-4F54-B9DE-A7DF86A8CF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4257c5-c1bb-4f42-817a-c5ed313d6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764D7D-54DB-4AE8-B6A0-E848C5FAE4F5}">
  <ds:schemaRefs>
    <ds:schemaRef ds:uri="http://schemas.openxmlformats.org/officeDocument/2006/bibliography"/>
  </ds:schemaRefs>
</ds:datastoreItem>
</file>

<file path=customXml/itemProps3.xml><?xml version="1.0" encoding="utf-8"?>
<ds:datastoreItem xmlns:ds="http://schemas.openxmlformats.org/officeDocument/2006/customXml" ds:itemID="{E20CF75A-95D7-40B2-8CF6-CE5AC36542C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B7F1816-8E3F-403A-B42A-50B4D6232B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30</Pages>
  <Words>15251</Words>
  <Characters>86933</Characters>
  <Application>Microsoft Office Word</Application>
  <DocSecurity>0</DocSecurity>
  <Lines>724</Lines>
  <Paragraphs>203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Taariq Salie</dc:creator>
  <cp:lastModifiedBy>Taariq Salie</cp:lastModifiedBy>
  <cp:revision>3</cp:revision>
  <dcterms:created xsi:type="dcterms:W3CDTF">2021-09-27T11:33:00Z</dcterms:created>
  <dcterms:modified xsi:type="dcterms:W3CDTF">2021-09-27T11:35:00Z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0x01010038F6673513213E47851DA09FACF84433</vt:lpwstr>
  </property>
</Properties>
</file>